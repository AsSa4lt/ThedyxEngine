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22C22D" w14:textId="2B47D499" w:rsidR="00F47D9F" w:rsidRDefault="00F47D9F" w:rsidP="00F47D9F">
      <w:pPr>
        <w:pStyle w:val="Title"/>
      </w:pPr>
      <w:r>
        <w:t>T</w:t>
      </w:r>
      <w:r w:rsidR="001B3D9E">
        <w:t>hedyxEngine</w:t>
      </w:r>
      <w:r>
        <w:t xml:space="preserve"> Documentation</w:t>
      </w:r>
    </w:p>
    <w:p w14:paraId="68292EA4" w14:textId="36AFC863" w:rsidR="0048325D" w:rsidRDefault="0048325D" w:rsidP="0048325D">
      <w:pPr>
        <w:pStyle w:val="Subtitle"/>
        <w:jc w:val="right"/>
        <w:rPr>
          <w:rStyle w:val="SubtleEmphasis"/>
        </w:rPr>
      </w:pPr>
      <w:r>
        <w:rPr>
          <w:rStyle w:val="SubtleEmphasis"/>
        </w:rPr>
        <w:t>Rostyslav Liapkin</w:t>
      </w:r>
    </w:p>
    <w:p w14:paraId="6910D99B" w14:textId="02ABB7EE" w:rsidR="00A8171A" w:rsidRDefault="00A8171A" w:rsidP="00A56295">
      <w:pPr>
        <w:pStyle w:val="Title"/>
        <w:rPr>
          <w:rStyle w:val="IntenseReference"/>
        </w:rPr>
      </w:pPr>
      <w:r w:rsidRPr="00A56295">
        <w:rPr>
          <w:rStyle w:val="IntenseReference"/>
        </w:rPr>
        <w:t xml:space="preserve">User </w:t>
      </w:r>
      <w:r w:rsidR="003C69CD" w:rsidRPr="00A56295">
        <w:rPr>
          <w:rStyle w:val="IntenseReference"/>
        </w:rPr>
        <w:t>manual</w:t>
      </w:r>
    </w:p>
    <w:p w14:paraId="6BA81D1A" w14:textId="0AAFC638" w:rsidR="0060460E" w:rsidRDefault="0060460E" w:rsidP="0060460E">
      <w:pPr>
        <w:pStyle w:val="Heading2"/>
      </w:pPr>
      <w:r>
        <w:t>General description</w:t>
      </w:r>
    </w:p>
    <w:p w14:paraId="25B104CD" w14:textId="46153C4B" w:rsidR="001B3D9E" w:rsidRPr="001B3D9E" w:rsidRDefault="001B3D9E" w:rsidP="001B3D9E">
      <w:pPr>
        <w:pStyle w:val="Heading4"/>
      </w:pPr>
      <w:r>
        <w:t>MacOS</w:t>
      </w:r>
    </w:p>
    <w:p w14:paraId="2A4CC92E" w14:textId="531E755C" w:rsidR="00A8171A" w:rsidRDefault="001B3D9E" w:rsidP="00A8171A">
      <w:r w:rsidRPr="001B3D9E">
        <w:rPr>
          <w:noProof/>
        </w:rPr>
        <w:drawing>
          <wp:inline distT="0" distB="0" distL="0" distR="0" wp14:anchorId="5289284E" wp14:editId="34E03510">
            <wp:extent cx="5272899" cy="3203737"/>
            <wp:effectExtent l="0" t="0" r="0" b="0"/>
            <wp:docPr id="17369886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8861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5054" cy="324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5C46" w14:textId="5DD7BC97" w:rsidR="001B3D9E" w:rsidRDefault="001B3D9E" w:rsidP="00A8171A">
      <w:r>
        <w:t>Windows</w:t>
      </w:r>
    </w:p>
    <w:p w14:paraId="73C2A76B" w14:textId="0094FBEA" w:rsidR="001B3D9E" w:rsidRDefault="001B3D9E" w:rsidP="00A8171A">
      <w:r>
        <w:rPr>
          <w:noProof/>
        </w:rPr>
        <w:drawing>
          <wp:inline distT="0" distB="0" distL="0" distR="0" wp14:anchorId="6E90F820" wp14:editId="60EAB5E4">
            <wp:extent cx="5125720" cy="2733170"/>
            <wp:effectExtent l="0" t="0" r="5080" b="0"/>
            <wp:docPr id="2144473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7390" name="Picture 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36" cy="275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8AD9" w14:textId="6F89A908" w:rsidR="00DD1AD5" w:rsidRDefault="001B3D9E" w:rsidP="00DD1AD5">
      <w:r>
        <w:lastRenderedPageBreak/>
        <w:t xml:space="preserve">ThedyxEngine </w:t>
      </w:r>
      <w:r w:rsidR="00DD1AD5">
        <w:t>is a 2D physics engine designed to simulate heat transfer across different materials using a visually intuitive approach. The engine supports various forms of heat transfer mechanisms including conduction, convection, and radiation, presenting them in a visually engaging manner that changes color based on the temperature of the objects.</w:t>
      </w:r>
    </w:p>
    <w:p w14:paraId="5AC164A6" w14:textId="77777777" w:rsidR="00DD1AD5" w:rsidRDefault="00DD1AD5" w:rsidP="00DD1AD5">
      <w:r>
        <w:t>Features Conduction: Simulate heat transfer through direct contact. Convection: Model the transfer of heat through fluids and gases. Radiation: Represent the emission of heat through electromagnetic waves. Visual Representation: Visualize temperature changes using color gradients to represent varying intensities of heat. How It Works Shape Division Objects are divided into a grid of small squares, allowing for detailed and localized temperature calculations. This division aids in accurately simulating how heat diffuses through different materials.</w:t>
      </w:r>
    </w:p>
    <w:p w14:paraId="483F0886" w14:textId="77777777" w:rsidR="00DD1AD5" w:rsidRDefault="00DD1AD5" w:rsidP="00DD1AD5">
      <w:r>
        <w:t>Heat Transfer Calculations The engine calculates heat transfer between adjacent squares by considering factors such as temperature differences, the thermal conductivity of the material, and the simulation timestep.</w:t>
      </w:r>
    </w:p>
    <w:p w14:paraId="3536DCD0" w14:textId="0149A0F5" w:rsidR="00DD1AD5" w:rsidRDefault="00DD1AD5" w:rsidP="00DD1AD5">
      <w:r>
        <w:t>Temperature Updates Temperatures of individual squares are updated based on net heat gain or loss, integrating effects from conduction and radiation.</w:t>
      </w:r>
    </w:p>
    <w:p w14:paraId="73BE0F1C" w14:textId="04038D63" w:rsidR="0089262E" w:rsidRDefault="0089262E" w:rsidP="0089262E">
      <w:pPr>
        <w:pStyle w:val="Heading2"/>
      </w:pPr>
      <w:r>
        <w:t>Controls</w:t>
      </w:r>
    </w:p>
    <w:p w14:paraId="0080666B" w14:textId="46611CEE" w:rsidR="008A752B" w:rsidRDefault="008A752B" w:rsidP="008A752B">
      <w:pPr>
        <w:pStyle w:val="Heading3"/>
      </w:pPr>
      <w:r>
        <w:t>UI components</w:t>
      </w:r>
    </w:p>
    <w:p w14:paraId="09889123" w14:textId="511A9FFF" w:rsidR="008A752B" w:rsidRDefault="008A752B" w:rsidP="008A752B">
      <w:r>
        <w:t xml:space="preserve">App </w:t>
      </w:r>
      <w:r w:rsidR="006D6D8E">
        <w:t xml:space="preserve">is </w:t>
      </w:r>
      <w:r w:rsidR="00C063B6">
        <w:t>made from three components</w:t>
      </w:r>
    </w:p>
    <w:p w14:paraId="05C0733B" w14:textId="4E1F5865" w:rsidR="00C063B6" w:rsidRDefault="00C063B6" w:rsidP="00C063B6">
      <w:pPr>
        <w:pStyle w:val="ListParagraph"/>
        <w:numPr>
          <w:ilvl w:val="0"/>
          <w:numId w:val="12"/>
        </w:numPr>
      </w:pPr>
      <w:r>
        <w:t xml:space="preserve">Canvas </w:t>
      </w:r>
    </w:p>
    <w:p w14:paraId="41053786" w14:textId="0735CCB4" w:rsidR="002170C9" w:rsidRDefault="002170C9" w:rsidP="00C063B6">
      <w:pPr>
        <w:pStyle w:val="ListParagraph"/>
        <w:numPr>
          <w:ilvl w:val="0"/>
          <w:numId w:val="12"/>
        </w:numPr>
      </w:pPr>
      <w:r>
        <w:t>Properties tab</w:t>
      </w:r>
    </w:p>
    <w:p w14:paraId="72B92A25" w14:textId="4B6BBD3F" w:rsidR="002170C9" w:rsidRDefault="002170C9" w:rsidP="00C063B6">
      <w:pPr>
        <w:pStyle w:val="ListParagraph"/>
        <w:numPr>
          <w:ilvl w:val="0"/>
          <w:numId w:val="12"/>
        </w:numPr>
      </w:pPr>
      <w:r>
        <w:t>UI bar</w:t>
      </w:r>
    </w:p>
    <w:p w14:paraId="40B7FD3F" w14:textId="69986F75" w:rsidR="002170C9" w:rsidRDefault="002170C9" w:rsidP="00C063B6">
      <w:pPr>
        <w:pStyle w:val="ListParagraph"/>
        <w:numPr>
          <w:ilvl w:val="0"/>
          <w:numId w:val="12"/>
        </w:numPr>
      </w:pPr>
      <w:r>
        <w:t>Objects list</w:t>
      </w:r>
    </w:p>
    <w:p w14:paraId="3CDD00E5" w14:textId="02A63524" w:rsidR="002170C9" w:rsidRDefault="002170C9" w:rsidP="002170C9">
      <w:pPr>
        <w:pStyle w:val="Heading4"/>
      </w:pPr>
      <w:r>
        <w:t>Canvas</w:t>
      </w:r>
    </w:p>
    <w:p w14:paraId="76B15991" w14:textId="30C6C4D8" w:rsidR="002170C9" w:rsidRDefault="002170C9" w:rsidP="002170C9">
      <w:r>
        <w:t>Graphic interpretation of the simulation, that displays objects colored by their temperature</w:t>
      </w:r>
      <w:r w:rsidR="00C32E31">
        <w:t xml:space="preserve">. You can move on your scene by Keys “WASD” and </w:t>
      </w:r>
      <w:r w:rsidR="00465DE0">
        <w:t>z</w:t>
      </w:r>
      <w:r w:rsidR="00176D6E">
        <w:t>oom by mouse scroll</w:t>
      </w:r>
    </w:p>
    <w:p w14:paraId="48DDA776" w14:textId="2EBB098D" w:rsidR="00176D6E" w:rsidRDefault="00176D6E" w:rsidP="00176D6E">
      <w:pPr>
        <w:pStyle w:val="Heading5"/>
      </w:pPr>
      <w:r>
        <w:t>Color interpretation</w:t>
      </w:r>
    </w:p>
    <w:p w14:paraId="314F5711" w14:textId="4DB927FB" w:rsidR="00ED6D6C" w:rsidRPr="00ED6D6C" w:rsidRDefault="008B2CC0" w:rsidP="00AD7527">
      <w:pPr>
        <w:pStyle w:val="ListParagraph"/>
        <w:numPr>
          <w:ilvl w:val="0"/>
          <w:numId w:val="13"/>
        </w:numPr>
      </w:pPr>
      <m:oMath>
        <m:r>
          <w:rPr>
            <w:rFonts w:ascii="Cambria Math" w:hAnsi="Cambria Math"/>
          </w:rPr>
          <m:t xml:space="preserve">0-100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∘</m:t>
            </m:r>
          </m:sup>
        </m:sSup>
      </m:oMath>
      <w:r w:rsidR="00ED6D6C">
        <w:rPr>
          <w:rFonts w:eastAsiaTheme="minorEastAsia"/>
        </w:rPr>
        <w:t xml:space="preserve"> - violet </w:t>
      </w:r>
    </w:p>
    <w:p w14:paraId="7628A703" w14:textId="4480B85C" w:rsidR="006B26DF" w:rsidRDefault="00ED6D6C" w:rsidP="00AD7527">
      <w:pPr>
        <w:pStyle w:val="ListParagraph"/>
        <w:numPr>
          <w:ilvl w:val="0"/>
          <w:numId w:val="13"/>
        </w:numPr>
      </w:pPr>
      <m:oMath>
        <m:r>
          <w:rPr>
            <w:rFonts w:ascii="Cambria Math" w:hAnsi="Cambria Math"/>
          </w:rPr>
          <m:t xml:space="preserve">100-200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∘</m:t>
            </m:r>
          </m:sup>
        </m:sSup>
      </m:oMath>
      <w:r w:rsidR="008B2CC0">
        <w:t xml:space="preserve"> </w:t>
      </w:r>
      <w:r>
        <w:t xml:space="preserve"> - blue</w:t>
      </w:r>
    </w:p>
    <w:p w14:paraId="020C5D70" w14:textId="5D3D67DD" w:rsidR="00ED6D6C" w:rsidRPr="00C1536D" w:rsidRDefault="00C1536D" w:rsidP="00AD7527">
      <w:pPr>
        <w:pStyle w:val="ListParagraph"/>
        <w:numPr>
          <w:ilvl w:val="0"/>
          <w:numId w:val="13"/>
        </w:numPr>
      </w:pPr>
      <m:oMath>
        <m:r>
          <w:rPr>
            <w:rFonts w:ascii="Cambria Math" w:hAnsi="Cambria Math"/>
          </w:rPr>
          <m:t xml:space="preserve">200-250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∘</m:t>
            </m:r>
          </m:sup>
        </m:sSup>
      </m:oMath>
      <w:r>
        <w:rPr>
          <w:rFonts w:eastAsiaTheme="minorEastAsia"/>
        </w:rPr>
        <w:t xml:space="preserve"> - light blue</w:t>
      </w:r>
    </w:p>
    <w:p w14:paraId="33B29352" w14:textId="6DE2E261" w:rsidR="00C1536D" w:rsidRPr="00CC4495" w:rsidRDefault="00C1536D" w:rsidP="00AD7527">
      <w:pPr>
        <w:pStyle w:val="ListParagraph"/>
        <w:numPr>
          <w:ilvl w:val="0"/>
          <w:numId w:val="13"/>
        </w:numPr>
      </w:pPr>
      <m:oMath>
        <m:r>
          <w:rPr>
            <w:rFonts w:ascii="Cambria Math" w:hAnsi="Cambria Math"/>
          </w:rPr>
          <m:t xml:space="preserve">250-320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∘</m:t>
            </m:r>
          </m:sup>
        </m:sSup>
      </m:oMath>
      <w:r>
        <w:rPr>
          <w:rFonts w:eastAsiaTheme="minorEastAsia"/>
        </w:rPr>
        <w:t xml:space="preserve"> - </w:t>
      </w:r>
      <w:r w:rsidR="00CC4495">
        <w:rPr>
          <w:rFonts w:eastAsiaTheme="minorEastAsia"/>
        </w:rPr>
        <w:t>green</w:t>
      </w:r>
    </w:p>
    <w:p w14:paraId="6C34D894" w14:textId="4E9F070D" w:rsidR="00CC4495" w:rsidRPr="00CC4495" w:rsidRDefault="00CC4495" w:rsidP="00AD7527">
      <w:pPr>
        <w:pStyle w:val="ListParagraph"/>
        <w:numPr>
          <w:ilvl w:val="0"/>
          <w:numId w:val="13"/>
        </w:numPr>
      </w:pPr>
      <m:oMath>
        <m:r>
          <w:rPr>
            <w:rFonts w:ascii="Cambria Math" w:hAnsi="Cambria Math"/>
          </w:rPr>
          <m:t xml:space="preserve">320-400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∘</m:t>
            </m:r>
          </m:sup>
        </m:sSup>
      </m:oMath>
      <w:r>
        <w:rPr>
          <w:rFonts w:eastAsiaTheme="minorEastAsia"/>
        </w:rPr>
        <w:t xml:space="preserve"> - yellow</w:t>
      </w:r>
    </w:p>
    <w:p w14:paraId="00DFDDD0" w14:textId="148B03C2" w:rsidR="00CC4495" w:rsidRPr="00CC4495" w:rsidRDefault="00CC4495" w:rsidP="00AD7527">
      <w:pPr>
        <w:pStyle w:val="ListParagraph"/>
        <w:numPr>
          <w:ilvl w:val="0"/>
          <w:numId w:val="13"/>
        </w:numPr>
      </w:pPr>
      <m:oMath>
        <m:r>
          <w:rPr>
            <w:rFonts w:ascii="Cambria Math" w:hAnsi="Cambria Math"/>
          </w:rPr>
          <m:t xml:space="preserve">400-800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∘</m:t>
            </m:r>
          </m:sup>
        </m:sSup>
      </m:oMath>
      <w:r>
        <w:rPr>
          <w:rFonts w:eastAsiaTheme="minorEastAsia"/>
        </w:rPr>
        <w:t xml:space="preserve"> - orange</w:t>
      </w:r>
    </w:p>
    <w:p w14:paraId="2AD8DB3F" w14:textId="0C5FEDDF" w:rsidR="00CC4495" w:rsidRPr="00286088" w:rsidRDefault="00CC4495" w:rsidP="00AD7527">
      <w:pPr>
        <w:pStyle w:val="ListParagraph"/>
        <w:numPr>
          <w:ilvl w:val="0"/>
          <w:numId w:val="13"/>
        </w:numPr>
      </w:pPr>
      <m:oMath>
        <m:r>
          <w:rPr>
            <w:rFonts w:ascii="Cambria Math" w:hAnsi="Cambria Math"/>
          </w:rPr>
          <m:t xml:space="preserve">800+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∘</m:t>
            </m:r>
          </m:sup>
        </m:sSup>
      </m:oMath>
      <w:r>
        <w:rPr>
          <w:rFonts w:eastAsiaTheme="minorEastAsia"/>
        </w:rPr>
        <w:t xml:space="preserve"> - red</w:t>
      </w:r>
    </w:p>
    <w:p w14:paraId="3535F0BD" w14:textId="459414E3" w:rsidR="00286088" w:rsidRDefault="00286088" w:rsidP="00286088">
      <w:pPr>
        <w:pStyle w:val="Heading3"/>
      </w:pPr>
      <w:r>
        <w:t>Properties tab</w:t>
      </w:r>
    </w:p>
    <w:p w14:paraId="64792112" w14:textId="5F3724E5" w:rsidR="009D23D0" w:rsidRDefault="00286088" w:rsidP="00286088">
      <w:r>
        <w:t xml:space="preserve">Tab where </w:t>
      </w:r>
      <w:r w:rsidR="00A43511">
        <w:t>properties of the object are changed</w:t>
      </w:r>
      <w:r w:rsidR="00A62DB9">
        <w:t>. It’s forbidden to change objects parameters during the run of the simulation.</w:t>
      </w:r>
    </w:p>
    <w:p w14:paraId="5149525E" w14:textId="075153B6" w:rsidR="009D23D0" w:rsidRDefault="009D23D0" w:rsidP="009D23D0">
      <w:pPr>
        <w:pStyle w:val="Heading5"/>
      </w:pPr>
      <w:r>
        <w:lastRenderedPageBreak/>
        <w:t>Object properties</w:t>
      </w:r>
    </w:p>
    <w:p w14:paraId="1D4A5E32" w14:textId="1B95BBAF" w:rsidR="009D23D0" w:rsidRDefault="009D23D0" w:rsidP="009D23D0">
      <w:pPr>
        <w:pStyle w:val="ListParagraph"/>
        <w:numPr>
          <w:ilvl w:val="0"/>
          <w:numId w:val="14"/>
        </w:numPr>
      </w:pPr>
      <w:r>
        <w:t>Name – unique ID of the object, there can’t be two objects with the same name.</w:t>
      </w:r>
    </w:p>
    <w:p w14:paraId="7E191024" w14:textId="1B377E4C" w:rsidR="009D23D0" w:rsidRDefault="009D23D0" w:rsidP="009D23D0">
      <w:pPr>
        <w:pStyle w:val="ListParagraph"/>
        <w:numPr>
          <w:ilvl w:val="0"/>
          <w:numId w:val="14"/>
        </w:numPr>
      </w:pPr>
      <w:r>
        <w:t xml:space="preserve">Position </w:t>
      </w:r>
      <w:r w:rsidR="0032777A">
        <w:t>–</w:t>
      </w:r>
      <w:r>
        <w:t xml:space="preserve"> </w:t>
      </w:r>
      <w:r w:rsidR="0032777A">
        <w:t xml:space="preserve">position of the object, for example, for square it’s a left top corner. There can’t be two objects that are </w:t>
      </w:r>
      <w:r w:rsidR="00AF27DE">
        <w:t>at the same position or have intersection.</w:t>
      </w:r>
    </w:p>
    <w:p w14:paraId="72D32D62" w14:textId="323168CA" w:rsidR="0032777A" w:rsidRDefault="009113F5" w:rsidP="009D23D0">
      <w:pPr>
        <w:pStyle w:val="ListParagraph"/>
        <w:numPr>
          <w:ilvl w:val="0"/>
          <w:numId w:val="14"/>
        </w:numPr>
      </w:pPr>
      <w:r>
        <w:t>Size – size of the object.</w:t>
      </w:r>
    </w:p>
    <w:p w14:paraId="7A9535CE" w14:textId="77777777" w:rsidR="00976F67" w:rsidRDefault="00000000" w:rsidP="009D23D0">
      <w:pPr>
        <w:pStyle w:val="ListParagraph"/>
        <w:numPr>
          <w:ilvl w:val="0"/>
          <w:numId w:val="14"/>
        </w:numPr>
        <w:rPr>
          <w:iCs/>
        </w:rPr>
      </w:pP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T,K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∘</m:t>
            </m:r>
          </m:sup>
        </m:sSup>
      </m:oMath>
      <w:r w:rsidR="005F7CF9">
        <w:rPr>
          <w:iCs/>
        </w:rPr>
        <w:t xml:space="preserve"> - current temperature of the object</w:t>
      </w:r>
    </w:p>
    <w:p w14:paraId="787A51D0" w14:textId="373F89C9" w:rsidR="00673F37" w:rsidRDefault="00976F67" w:rsidP="009D23D0">
      <w:pPr>
        <w:pStyle w:val="ListParagraph"/>
        <w:numPr>
          <w:ilvl w:val="0"/>
          <w:numId w:val="14"/>
        </w:numPr>
        <w:rPr>
          <w:iCs/>
        </w:rPr>
      </w:pPr>
      <w:r>
        <w:rPr>
          <w:iCs/>
        </w:rPr>
        <w:t>Material – material of the object, each material has its unique parameters, at this moment there is available only one material</w:t>
      </w:r>
      <w:r w:rsidR="00794385">
        <w:rPr>
          <w:iCs/>
        </w:rPr>
        <w:t>.</w:t>
      </w:r>
    </w:p>
    <w:p w14:paraId="57658BD1" w14:textId="1D90DB35" w:rsidR="005F7CF9" w:rsidRDefault="005F7CF9" w:rsidP="00673F37">
      <w:pPr>
        <w:pStyle w:val="Heading3"/>
      </w:pPr>
      <w:r w:rsidRPr="00673F37">
        <w:t xml:space="preserve"> </w:t>
      </w:r>
      <w:r w:rsidR="00673F37">
        <w:t>Objects list</w:t>
      </w:r>
    </w:p>
    <w:p w14:paraId="086C259F" w14:textId="77777777" w:rsidR="00A36F32" w:rsidRDefault="00673F37" w:rsidP="00673F37">
      <w:r>
        <w:t xml:space="preserve">Component of the UI, where </w:t>
      </w:r>
      <w:r w:rsidR="00487B27">
        <w:t>a list of all objects is shown</w:t>
      </w:r>
      <w:r w:rsidR="002944B6">
        <w:t>, you can select any object to change its properties on the tab</w:t>
      </w:r>
      <w:r w:rsidR="00754D88">
        <w:t xml:space="preserve"> and to show its position </w:t>
      </w:r>
      <w:r w:rsidR="00117CD2">
        <w:t>on the Canvas</w:t>
      </w:r>
      <w:r w:rsidR="00653767">
        <w:t>.</w:t>
      </w:r>
    </w:p>
    <w:p w14:paraId="2730B7D4" w14:textId="77777777" w:rsidR="00F13855" w:rsidRDefault="00A36F32" w:rsidP="00673F37">
      <w:r>
        <w:t xml:space="preserve">To move and zoom canvas to a needed object, </w:t>
      </w:r>
      <w:r w:rsidR="00BF6636">
        <w:t>double-click on the needed object in the list.</w:t>
      </w:r>
      <w:r w:rsidR="008B2D8C">
        <w:t xml:space="preserve"> To delete object, select it and press “Delete”.</w:t>
      </w:r>
      <w:r w:rsidR="00D03DD4">
        <w:t xml:space="preserve"> To change selection of the object you can also move by the arrows </w:t>
      </w:r>
      <w:r w:rsidR="00D15C63">
        <w:t>“Up” and “Down” or use “W” and “S”.</w:t>
      </w:r>
    </w:p>
    <w:p w14:paraId="6389E839" w14:textId="4476B7AB" w:rsidR="00F13855" w:rsidRDefault="00E7187C" w:rsidP="00F13855">
      <w:pPr>
        <w:pStyle w:val="Heading3"/>
      </w:pPr>
      <w:r>
        <w:t>UI bar</w:t>
      </w:r>
    </w:p>
    <w:p w14:paraId="1B364CC7" w14:textId="37DB4D68" w:rsidR="00E7187C" w:rsidRDefault="00E7187C" w:rsidP="00E7187C">
      <w:r>
        <w:t xml:space="preserve">UI bar contains two parts – general simulation control and </w:t>
      </w:r>
      <w:r w:rsidR="008D0566">
        <w:t>simulation run controls.</w:t>
      </w:r>
    </w:p>
    <w:p w14:paraId="6C925588" w14:textId="1DEAC398" w:rsidR="00EA0CDF" w:rsidRPr="005377C6" w:rsidRDefault="004B1AC7" w:rsidP="00E7187C">
      <w:pPr>
        <w:rPr>
          <w:del w:id="0" w:author="Microsoft Word" w:date="2024-07-13T06:54:00Z" w16du:dateUtc="2024-07-13T04:54:00Z"/>
        </w:rPr>
      </w:pPr>
      <w:r w:rsidRPr="004B1AC7">
        <w:rPr>
          <w:noProof/>
        </w:rPr>
        <w:drawing>
          <wp:inline distT="0" distB="0" distL="0" distR="0" wp14:anchorId="5F0C802A" wp14:editId="3DE63006">
            <wp:extent cx="1181161" cy="457223"/>
            <wp:effectExtent l="0" t="0" r="0" b="0"/>
            <wp:docPr id="139332966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29666" name="Picture 1" descr="A computer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81161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96F3" w14:textId="77777777" w:rsidR="00EA0CDF" w:rsidRDefault="005377C6" w:rsidP="00EA0CDF">
      <w:pPr>
        <w:pStyle w:val="ListParagraph"/>
        <w:numPr>
          <w:ilvl w:val="0"/>
          <w:numId w:val="15"/>
        </w:numPr>
      </w:pPr>
      <w:r w:rsidRPr="00107A58">
        <w:rPr>
          <w:b/>
          <w:bCs/>
        </w:rPr>
        <w:t xml:space="preserve">Add </w:t>
      </w:r>
      <w:r w:rsidR="00F801CE" w:rsidRPr="00107A58">
        <w:rPr>
          <w:b/>
          <w:bCs/>
        </w:rPr>
        <w:t xml:space="preserve">Button </w:t>
      </w:r>
      <w:r w:rsidR="00107A58">
        <w:t xml:space="preserve">– </w:t>
      </w:r>
      <w:r>
        <w:t>add objects to the simulation</w:t>
      </w:r>
      <w:r w:rsidR="00107A58">
        <w:t>.</w:t>
      </w:r>
    </w:p>
    <w:p w14:paraId="386E2AA9" w14:textId="77777777" w:rsidR="00EA0CDF" w:rsidRDefault="00107A58" w:rsidP="00EA0CDF">
      <w:pPr>
        <w:pStyle w:val="ListParagraph"/>
        <w:numPr>
          <w:ilvl w:val="0"/>
          <w:numId w:val="15"/>
        </w:numPr>
      </w:pPr>
      <w:r w:rsidRPr="00EA0CDF">
        <w:rPr>
          <w:b/>
          <w:bCs/>
        </w:rPr>
        <w:t xml:space="preserve">Save Button </w:t>
      </w:r>
      <w:r>
        <w:t>– save</w:t>
      </w:r>
      <w:r w:rsidR="005E23D3">
        <w:t xml:space="preserve"> simulation to the </w:t>
      </w:r>
      <w:r w:rsidR="00EA0CDF">
        <w:t>file</w:t>
      </w:r>
    </w:p>
    <w:p w14:paraId="17A10ED5" w14:textId="77777777" w:rsidR="00EA0CDF" w:rsidRDefault="00EA0CDF" w:rsidP="00EA0CDF">
      <w:pPr>
        <w:pStyle w:val="ListParagraph"/>
        <w:numPr>
          <w:ilvl w:val="0"/>
          <w:numId w:val="15"/>
        </w:numPr>
      </w:pPr>
      <w:r>
        <w:rPr>
          <w:b/>
          <w:bCs/>
        </w:rPr>
        <w:t xml:space="preserve">Open Button </w:t>
      </w:r>
      <w:r>
        <w:t>– open simulation from the file</w:t>
      </w:r>
    </w:p>
    <w:p w14:paraId="4A872387" w14:textId="77777777" w:rsidR="00387B07" w:rsidRDefault="00EA0CDF" w:rsidP="00EA0CDF">
      <w:pPr>
        <w:pStyle w:val="ListParagraph"/>
        <w:numPr>
          <w:ilvl w:val="0"/>
          <w:numId w:val="15"/>
        </w:numPr>
      </w:pPr>
      <w:r>
        <w:rPr>
          <w:b/>
          <w:bCs/>
        </w:rPr>
        <w:t xml:space="preserve">Delete Button </w:t>
      </w:r>
      <w:r>
        <w:t>– delete all the objects from the scene</w:t>
      </w:r>
    </w:p>
    <w:p w14:paraId="20110603" w14:textId="77777777" w:rsidR="001525CD" w:rsidRDefault="001525CD" w:rsidP="00387B07">
      <w:r w:rsidRPr="001525CD">
        <w:rPr>
          <w:noProof/>
        </w:rPr>
        <w:drawing>
          <wp:inline distT="0" distB="0" distL="0" distR="0" wp14:anchorId="0126EE06" wp14:editId="4D860F21">
            <wp:extent cx="1905098" cy="457223"/>
            <wp:effectExtent l="0" t="0" r="0" b="0"/>
            <wp:docPr id="959018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185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98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F2AF" w14:textId="365C8652" w:rsidR="00107A58" w:rsidRDefault="001525CD" w:rsidP="001525CD">
      <w:pPr>
        <w:pStyle w:val="ListParagraph"/>
        <w:numPr>
          <w:ilvl w:val="0"/>
          <w:numId w:val="16"/>
        </w:numPr>
      </w:pPr>
      <w:r>
        <w:rPr>
          <w:b/>
          <w:bCs/>
        </w:rPr>
        <w:t xml:space="preserve">Start </w:t>
      </w:r>
      <w:r w:rsidR="008F75B0">
        <w:rPr>
          <w:b/>
          <w:bCs/>
        </w:rPr>
        <w:t xml:space="preserve">Button </w:t>
      </w:r>
      <w:r w:rsidR="008F75B0">
        <w:t>–</w:t>
      </w:r>
      <w:r>
        <w:t xml:space="preserve"> start simulation</w:t>
      </w:r>
    </w:p>
    <w:p w14:paraId="5A997F76" w14:textId="51554BFD" w:rsidR="001525CD" w:rsidRDefault="008F75B0" w:rsidP="001525CD">
      <w:pPr>
        <w:pStyle w:val="ListParagraph"/>
        <w:numPr>
          <w:ilvl w:val="0"/>
          <w:numId w:val="16"/>
        </w:numPr>
      </w:pPr>
      <w:r>
        <w:rPr>
          <w:b/>
          <w:bCs/>
        </w:rPr>
        <w:t>Pause Button</w:t>
      </w:r>
      <w:r>
        <w:t xml:space="preserve"> – pause the simulation</w:t>
      </w:r>
    </w:p>
    <w:p w14:paraId="50A97CFD" w14:textId="7189491D" w:rsidR="008F75B0" w:rsidRDefault="008F75B0" w:rsidP="001525CD">
      <w:pPr>
        <w:pStyle w:val="ListParagraph"/>
        <w:numPr>
          <w:ilvl w:val="0"/>
          <w:numId w:val="16"/>
        </w:numPr>
      </w:pPr>
      <w:r>
        <w:rPr>
          <w:b/>
          <w:bCs/>
        </w:rPr>
        <w:t xml:space="preserve">Stop Button </w:t>
      </w:r>
      <w:r>
        <w:t>– stop the simulation</w:t>
      </w:r>
    </w:p>
    <w:p w14:paraId="78106608" w14:textId="0C2F6FBD" w:rsidR="008F75B0" w:rsidRDefault="008F75B0" w:rsidP="001525CD">
      <w:pPr>
        <w:pStyle w:val="ListParagraph"/>
        <w:numPr>
          <w:ilvl w:val="0"/>
          <w:numId w:val="16"/>
        </w:numPr>
      </w:pPr>
      <w:r>
        <w:rPr>
          <w:b/>
          <w:bCs/>
        </w:rPr>
        <w:t xml:space="preserve">Reset </w:t>
      </w:r>
      <w:r w:rsidR="002E08F9">
        <w:rPr>
          <w:b/>
          <w:bCs/>
        </w:rPr>
        <w:t xml:space="preserve">Button </w:t>
      </w:r>
      <w:r w:rsidR="002E08F9">
        <w:t>– reset the simulation</w:t>
      </w:r>
    </w:p>
    <w:p w14:paraId="7A196256" w14:textId="20445B9E" w:rsidR="002E08F9" w:rsidRPr="005377C6" w:rsidRDefault="002E08F9" w:rsidP="001525CD">
      <w:pPr>
        <w:pStyle w:val="ListParagraph"/>
        <w:numPr>
          <w:ilvl w:val="0"/>
          <w:numId w:val="16"/>
        </w:numPr>
      </w:pPr>
      <w:r>
        <w:rPr>
          <w:b/>
          <w:bCs/>
        </w:rPr>
        <w:t xml:space="preserve">Simulation time Label </w:t>
      </w:r>
      <w:r>
        <w:t>– current time of the simulation</w:t>
      </w:r>
    </w:p>
    <w:p w14:paraId="13900EE3" w14:textId="005DBD38" w:rsidR="00673F37" w:rsidRPr="00673F37" w:rsidRDefault="002944B6" w:rsidP="00673F37">
      <w:r>
        <w:t xml:space="preserve"> </w:t>
      </w:r>
    </w:p>
    <w:p w14:paraId="77CC575A" w14:textId="77777777" w:rsidR="00F13855" w:rsidRDefault="00F13855">
      <w:pPr>
        <w:rPr>
          <w:rStyle w:val="IntenseReference"/>
          <w:rFonts w:asciiTheme="majorHAnsi" w:eastAsiaTheme="majorEastAsia" w:hAnsiTheme="majorHAnsi" w:cstheme="majorBidi"/>
          <w:kern w:val="28"/>
          <w:sz w:val="56"/>
          <w:szCs w:val="56"/>
        </w:rPr>
      </w:pPr>
      <w:r>
        <w:rPr>
          <w:rStyle w:val="IntenseReference"/>
        </w:rPr>
        <w:br w:type="page"/>
      </w:r>
    </w:p>
    <w:p w14:paraId="384DE8D8" w14:textId="4E8C4F55" w:rsidR="006B26DF" w:rsidRPr="00A56295" w:rsidRDefault="006B26DF" w:rsidP="00AF384C">
      <w:pPr>
        <w:pStyle w:val="Title"/>
        <w:rPr>
          <w:rStyle w:val="IntenseReference"/>
        </w:rPr>
      </w:pPr>
      <w:r w:rsidRPr="00A56295">
        <w:rPr>
          <w:rStyle w:val="IntenseReference"/>
        </w:rPr>
        <w:lastRenderedPageBreak/>
        <w:t>Technical documentation</w:t>
      </w:r>
    </w:p>
    <w:p w14:paraId="654E6FB3" w14:textId="2E00F7A1" w:rsidR="003D4211" w:rsidRDefault="00592577" w:rsidP="00592577">
      <w:pPr>
        <w:pStyle w:val="Heading1"/>
      </w:pPr>
      <w:r>
        <w:t>Conduction hear transfer between two grain squares</w:t>
      </w:r>
    </w:p>
    <w:p w14:paraId="51E3F0B8" w14:textId="77777777" w:rsidR="00564C8C" w:rsidRDefault="00592577" w:rsidP="00592577">
      <w:pPr>
        <w:rPr>
          <w:rStyle w:val="SubtleEmphasis"/>
        </w:rPr>
      </w:pPr>
      <w:r>
        <w:rPr>
          <w:rStyle w:val="SubtleEmphasis"/>
        </w:rPr>
        <w:t>Source</w:t>
      </w:r>
      <w:r w:rsidR="00564C8C">
        <w:rPr>
          <w:rStyle w:val="SubtleEmphasis"/>
        </w:rPr>
        <w:t>s are:</w:t>
      </w:r>
    </w:p>
    <w:p w14:paraId="4E28F72B" w14:textId="64BD6BF8" w:rsidR="00592577" w:rsidRDefault="00592577" w:rsidP="00564C8C">
      <w:pPr>
        <w:pStyle w:val="ListParagraph"/>
        <w:numPr>
          <w:ilvl w:val="0"/>
          <w:numId w:val="2"/>
        </w:numPr>
        <w:rPr>
          <w:rStyle w:val="SubtleEmphasis"/>
        </w:rPr>
      </w:pPr>
      <w:r>
        <w:rPr>
          <w:rStyle w:val="SubtleEmphasis"/>
        </w:rPr>
        <w:t xml:space="preserve"> </w:t>
      </w:r>
      <w:hyperlink r:id="rId10" w:history="1">
        <w:r w:rsidR="00564C8C" w:rsidRPr="003931FF">
          <w:rPr>
            <w:rStyle w:val="Hyperlink"/>
          </w:rPr>
          <w:t>https://bookdown.org/huckley/Physical_Processes_In_Ecosystems/heattransfer.html</w:t>
        </w:r>
      </w:hyperlink>
    </w:p>
    <w:p w14:paraId="516C58A7" w14:textId="4EA82D4D" w:rsidR="00564C8C" w:rsidRDefault="00426632" w:rsidP="00564C8C">
      <w:pPr>
        <w:pStyle w:val="ListParagraph"/>
        <w:numPr>
          <w:ilvl w:val="0"/>
          <w:numId w:val="2"/>
        </w:numPr>
        <w:rPr>
          <w:rStyle w:val="SubtleEmphasis"/>
        </w:rPr>
      </w:pPr>
      <w:r>
        <w:t xml:space="preserve"> </w:t>
      </w:r>
      <w:hyperlink r:id="rId11" w:history="1">
        <w:r w:rsidR="00785627" w:rsidRPr="00E8438B">
          <w:rPr>
            <w:rStyle w:val="Hyperlink"/>
          </w:rPr>
          <w:t>https://www.sciencedirect.com/science/article/pii/S0370157323003770</w:t>
        </w:r>
      </w:hyperlink>
      <w:r w:rsidR="00564C8C">
        <w:rPr>
          <w:rStyle w:val="SubtleEmphasis"/>
        </w:rPr>
        <w:t xml:space="preserve"> </w:t>
      </w:r>
    </w:p>
    <w:p w14:paraId="10CB3EF0" w14:textId="4CD0866F" w:rsidR="00564C8C" w:rsidRDefault="00564C8C" w:rsidP="00564C8C">
      <w:pPr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 xml:space="preserve">We are using a Fourier law of </w:t>
      </w:r>
      <w:r w:rsidR="00B208B7">
        <w:rPr>
          <w:rStyle w:val="SubtleEmphasis"/>
          <w:i w:val="0"/>
          <w:iCs w:val="0"/>
        </w:rPr>
        <w:t>a heat conduction:</w:t>
      </w:r>
    </w:p>
    <w:p w14:paraId="13DDC7A7" w14:textId="2DE2F807" w:rsidR="00B208B7" w:rsidRPr="00B208B7" w:rsidRDefault="00B208B7" w:rsidP="00564C8C">
      <w:pPr>
        <w:rPr>
          <w:rStyle w:val="SubtleEmphasis"/>
          <w:rFonts w:eastAsiaTheme="minorEastAsia"/>
          <w:i w:val="0"/>
          <w:iCs w:val="0"/>
        </w:rPr>
      </w:pPr>
      <m:oMathPara>
        <m:oMath>
          <m:r>
            <m:rPr>
              <m:sty m:val="p"/>
            </m:rPr>
            <w:rPr>
              <w:rStyle w:val="SubtleEmphasis"/>
              <w:rFonts w:ascii="Cambria Math" w:hAnsi="Cambria Math"/>
            </w:rPr>
            <m:t xml:space="preserve"> P= -χ </m:t>
          </m:r>
          <m:f>
            <m:fPr>
              <m:ctrlPr>
                <w:rPr>
                  <w:rStyle w:val="SubtleEmphasis"/>
                  <w:rFonts w:ascii="Cambria Math" w:hAnsi="Cambria Math"/>
                  <w:i w:val="0"/>
                  <w:iCs w:val="0"/>
                </w:rPr>
              </m:ctrlPr>
            </m:fPr>
            <m:num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 xml:space="preserve"> S× ∆T</m:t>
              </m:r>
            </m:num>
            <m:den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>l</m:t>
              </m:r>
            </m:den>
          </m:f>
          <m:r>
            <m:rPr>
              <m:sty m:val="p"/>
            </m:rPr>
            <w:rPr>
              <w:rStyle w:val="SubtleEmphasis"/>
              <w:rFonts w:ascii="Cambria Math" w:hAnsi="Cambria Math"/>
            </w:rPr>
            <m:t xml:space="preserve">= -χ </m:t>
          </m:r>
          <m:f>
            <m:fPr>
              <m:ctrlPr>
                <w:rPr>
                  <w:rStyle w:val="SubtleEmphasis"/>
                  <w:rFonts w:ascii="Cambria Math" w:hAnsi="Cambria Math"/>
                  <w:i w:val="0"/>
                  <w:iCs w:val="0"/>
                </w:rPr>
              </m:ctrlPr>
            </m:fPr>
            <m:num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 xml:space="preserve"> l×h× ∆T</m:t>
              </m:r>
            </m:num>
            <m:den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>l</m:t>
              </m:r>
            </m:den>
          </m:f>
        </m:oMath>
      </m:oMathPara>
    </w:p>
    <w:p w14:paraId="76A9DCD3" w14:textId="62547AF5" w:rsidR="00B208B7" w:rsidRDefault="00B208B7" w:rsidP="00564C8C">
      <w:pPr>
        <w:rPr>
          <w:rStyle w:val="SubtleEmphasis"/>
          <w:rFonts w:eastAsiaTheme="minorEastAsia"/>
          <w:i w:val="0"/>
          <w:iCs w:val="0"/>
        </w:rPr>
      </w:pPr>
      <w:r>
        <w:rPr>
          <w:rStyle w:val="SubtleEmphasis"/>
          <w:rFonts w:eastAsiaTheme="minorEastAsia"/>
          <w:i w:val="0"/>
          <w:iCs w:val="0"/>
        </w:rPr>
        <w:t>Where P – total heat transfer power, S – cross section area of the parallelepiped, ∆T – temperature difference between the faces, l – length of the parallelepiped</w:t>
      </w:r>
      <w:r w:rsidR="0051707F">
        <w:rPr>
          <w:rStyle w:val="SubtleEmphasis"/>
          <w:rFonts w:eastAsiaTheme="minorEastAsia"/>
          <w:i w:val="0"/>
          <w:iCs w:val="0"/>
        </w:rPr>
        <w:t xml:space="preserve">, </w:t>
      </w:r>
      <m:oMath>
        <m:r>
          <m:rPr>
            <m:sty m:val="p"/>
          </m:rPr>
          <w:rPr>
            <w:rStyle w:val="SubtleEmphasis"/>
            <w:rFonts w:ascii="Cambria Math" w:hAnsi="Cambria Math"/>
          </w:rPr>
          <m:t>χ</m:t>
        </m:r>
      </m:oMath>
      <w:r w:rsidR="0051707F">
        <w:rPr>
          <w:rStyle w:val="SubtleEmphasis"/>
          <w:rFonts w:eastAsiaTheme="minorEastAsia"/>
          <w:i w:val="0"/>
          <w:iCs w:val="0"/>
        </w:rPr>
        <w:t xml:space="preserve"> – thermal conductivity coefficient</w:t>
      </w:r>
      <w:r w:rsidR="00C537AB">
        <w:rPr>
          <w:rStyle w:val="SubtleEmphasis"/>
          <w:rFonts w:eastAsiaTheme="minorEastAsia"/>
          <w:i w:val="0"/>
          <w:iCs w:val="0"/>
        </w:rPr>
        <w:t>, h – “height” of our square (won’t be in the end formula).</w:t>
      </w:r>
    </w:p>
    <w:p w14:paraId="2F1CAB3B" w14:textId="06B9D11B" w:rsidR="00E24F24" w:rsidRDefault="00E24F24" w:rsidP="00564C8C">
      <w:pPr>
        <w:rPr>
          <w:rStyle w:val="SubtleEmphasis"/>
          <w:rFonts w:eastAsiaTheme="minorEastAsia"/>
          <w:i w:val="0"/>
          <w:iCs w:val="0"/>
        </w:rPr>
      </w:pPr>
      <w:r>
        <w:rPr>
          <w:rStyle w:val="SubtleEmphasis"/>
          <w:rFonts w:eastAsiaTheme="minorEastAsia"/>
          <w:i w:val="0"/>
          <w:iCs w:val="0"/>
        </w:rPr>
        <w:t>As we are running</w:t>
      </w:r>
      <w:r w:rsidR="00FF2E34">
        <w:rPr>
          <w:rStyle w:val="SubtleEmphasis"/>
          <w:rFonts w:eastAsiaTheme="minorEastAsia"/>
          <w:i w:val="0"/>
          <w:iCs w:val="0"/>
        </w:rPr>
        <w:t xml:space="preserve"> in</w:t>
      </w:r>
      <w:r>
        <w:rPr>
          <w:rStyle w:val="SubtleEmphasis"/>
          <w:rFonts w:eastAsiaTheme="minorEastAsia"/>
          <w:i w:val="0"/>
          <w:iCs w:val="0"/>
        </w:rPr>
        <w:t xml:space="preserve"> a 2D space, and every square has the same width, the length of the touch is always equal to the length of the </w:t>
      </w:r>
      <w:r w:rsidR="0051707F">
        <w:rPr>
          <w:rStyle w:val="SubtleEmphasis"/>
          <w:rFonts w:eastAsiaTheme="minorEastAsia"/>
          <w:i w:val="0"/>
          <w:iCs w:val="0"/>
        </w:rPr>
        <w:t>parallelepiped (</w:t>
      </w:r>
      <w:r>
        <w:rPr>
          <w:rStyle w:val="SubtleEmphasis"/>
          <w:rFonts w:eastAsiaTheme="minorEastAsia"/>
          <w:i w:val="0"/>
          <w:iCs w:val="0"/>
        </w:rPr>
        <w:t>square in our case), the formula can be simplified to an equation</w:t>
      </w:r>
    </w:p>
    <w:p w14:paraId="314328DD" w14:textId="62743881" w:rsidR="0051707F" w:rsidRPr="00AA0E25" w:rsidRDefault="0051707F" w:rsidP="00564C8C">
      <w:pPr>
        <w:rPr>
          <w:rStyle w:val="SubtleEmphasis"/>
          <w:rFonts w:eastAsiaTheme="minorEastAsia"/>
          <w:i w:val="0"/>
          <w:iCs w:val="0"/>
        </w:rPr>
      </w:pPr>
      <m:oMathPara>
        <m:oMath>
          <m:r>
            <m:rPr>
              <m:sty m:val="p"/>
            </m:rPr>
            <w:rPr>
              <w:rStyle w:val="SubtleEmphasis"/>
              <w:rFonts w:ascii="Cambria Math" w:eastAsiaTheme="minorEastAsia" w:hAnsi="Cambria Math"/>
            </w:rPr>
            <m:t xml:space="preserve">P= - </m:t>
          </m:r>
          <m:r>
            <m:rPr>
              <m:sty m:val="p"/>
            </m:rPr>
            <w:rPr>
              <w:rStyle w:val="SubtleEmphasis"/>
              <w:rFonts w:ascii="Cambria Math" w:hAnsi="Cambria Math"/>
            </w:rPr>
            <m:t>χ × ∆T</m:t>
          </m:r>
          <m:r>
            <m:rPr>
              <m:sty m:val="p"/>
            </m:rPr>
            <w:rPr>
              <w:rStyle w:val="SubtleEmphasis"/>
              <w:rFonts w:ascii="Cambria Math" w:eastAsiaTheme="minorEastAsia" w:hAnsi="Cambria Math"/>
            </w:rPr>
            <m:t xml:space="preserve">  ×h </m:t>
          </m:r>
        </m:oMath>
      </m:oMathPara>
    </w:p>
    <w:p w14:paraId="20B76935" w14:textId="00840DAB" w:rsidR="00AA0E25" w:rsidRDefault="00AA0E25" w:rsidP="00564C8C">
      <w:pPr>
        <w:rPr>
          <w:rStyle w:val="SubtleEmphasis"/>
          <w:rFonts w:eastAsiaTheme="minorEastAsia"/>
          <w:i w:val="0"/>
          <w:iCs w:val="0"/>
        </w:rPr>
      </w:pPr>
      <w:r>
        <w:rPr>
          <w:rStyle w:val="SubtleEmphasis"/>
          <w:rFonts w:eastAsiaTheme="minorEastAsia"/>
          <w:i w:val="0"/>
          <w:iCs w:val="0"/>
        </w:rPr>
        <w:t>And it’s required to adjust the thermal conductivity coefficient for a 2D space to make simulation correct</w:t>
      </w:r>
      <w:r w:rsidR="009A2434">
        <w:rPr>
          <w:rStyle w:val="SubtleEmphasis"/>
          <w:rFonts w:eastAsiaTheme="minorEastAsia"/>
          <w:i w:val="0"/>
          <w:iCs w:val="0"/>
        </w:rPr>
        <w:t xml:space="preserve">. </w:t>
      </w:r>
      <w:r w:rsidR="00FF2E34">
        <w:rPr>
          <w:rStyle w:val="SubtleEmphasis"/>
          <w:rFonts w:eastAsiaTheme="minorEastAsia"/>
          <w:i w:val="0"/>
          <w:iCs w:val="0"/>
        </w:rPr>
        <w:t>So,</w:t>
      </w:r>
      <w:r w:rsidR="009A2434">
        <w:rPr>
          <w:rStyle w:val="SubtleEmphasis"/>
          <w:rFonts w:eastAsiaTheme="minorEastAsia"/>
          <w:i w:val="0"/>
          <w:iCs w:val="0"/>
        </w:rPr>
        <w:t xml:space="preserve"> it’s possible to calculate the change in </w:t>
      </w:r>
      <w:r w:rsidR="00FF2E34">
        <w:rPr>
          <w:rStyle w:val="SubtleEmphasis"/>
          <w:rFonts w:eastAsiaTheme="minorEastAsia"/>
          <w:i w:val="0"/>
          <w:iCs w:val="0"/>
        </w:rPr>
        <w:t>temperature</w:t>
      </w:r>
      <w:r w:rsidR="009A2434">
        <w:rPr>
          <w:rStyle w:val="SubtleEmphasis"/>
          <w:rFonts w:eastAsiaTheme="minorEastAsia"/>
          <w:i w:val="0"/>
          <w:iCs w:val="0"/>
        </w:rPr>
        <w:t xml:space="preserve"> for two grain squares that are touching</w:t>
      </w:r>
      <w:r w:rsidR="00FF2E34">
        <w:rPr>
          <w:rStyle w:val="SubtleEmphasis"/>
          <w:rFonts w:eastAsiaTheme="minorEastAsia"/>
          <w:i w:val="0"/>
          <w:iCs w:val="0"/>
        </w:rPr>
        <w:t>.</w:t>
      </w:r>
    </w:p>
    <w:p w14:paraId="0C9012F7" w14:textId="77777777" w:rsidR="00CF23EE" w:rsidRDefault="00FF2E34" w:rsidP="00564C8C">
      <w:pPr>
        <w:rPr>
          <w:rStyle w:val="SubtleEmphasis"/>
          <w:rFonts w:eastAsiaTheme="minorEastAsia"/>
          <w:i w:val="0"/>
          <w:iCs w:val="0"/>
        </w:rPr>
      </w:pPr>
      <w:r>
        <w:rPr>
          <w:rStyle w:val="SubtleEmphasis"/>
          <w:rFonts w:eastAsiaTheme="minorEastAsia"/>
          <w:i w:val="0"/>
          <w:iCs w:val="0"/>
        </w:rPr>
        <w:t xml:space="preserve">Let us have two squares with temperatures </w:t>
      </w:r>
      <m:oMath>
        <m:sSub>
          <m:sSubPr>
            <m:ctrlPr>
              <w:rPr>
                <w:rStyle w:val="SubtleEmphasis"/>
                <w:rFonts w:ascii="Cambria Math" w:eastAsiaTheme="minorEastAsia" w:hAnsi="Cambria Math"/>
                <w:i w:val="0"/>
                <w:iCs w:val="0"/>
              </w:rPr>
            </m:ctrlPr>
          </m:sSubPr>
          <m:e>
            <m:r>
              <m:rPr>
                <m:sty m:val="p"/>
              </m:rPr>
              <w:rPr>
                <w:rStyle w:val="SubtleEmphasis"/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p"/>
              </m:rPr>
              <w:rPr>
                <w:rStyle w:val="SubtleEmphasis"/>
                <w:rFonts w:ascii="Cambria Math" w:eastAsiaTheme="minorEastAsia" w:hAnsi="Cambria Math"/>
              </w:rPr>
              <m:t>1</m:t>
            </m:r>
          </m:sub>
        </m:sSub>
      </m:oMath>
      <w:r>
        <w:rPr>
          <w:rStyle w:val="SubtleEmphasis"/>
          <w:rFonts w:eastAsiaTheme="minorEastAsia"/>
          <w:i w:val="0"/>
          <w:iCs w:val="0"/>
        </w:rPr>
        <w:t xml:space="preserve"> and </w:t>
      </w:r>
      <m:oMath>
        <m:sSub>
          <m:sSubPr>
            <m:ctrlPr>
              <w:rPr>
                <w:rStyle w:val="SubtleEmphasis"/>
                <w:rFonts w:ascii="Cambria Math" w:eastAsiaTheme="minorEastAsia" w:hAnsi="Cambria Math"/>
                <w:i w:val="0"/>
                <w:iCs w:val="0"/>
              </w:rPr>
            </m:ctrlPr>
          </m:sSubPr>
          <m:e>
            <m:r>
              <m:rPr>
                <m:sty m:val="p"/>
              </m:rPr>
              <w:rPr>
                <w:rStyle w:val="SubtleEmphasis"/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p"/>
              </m:rPr>
              <w:rPr>
                <w:rStyle w:val="SubtleEmphasis"/>
                <w:rFonts w:ascii="Cambria Math" w:eastAsiaTheme="minorEastAsia" w:hAnsi="Cambria Math"/>
              </w:rPr>
              <m:t>2</m:t>
            </m:r>
          </m:sub>
        </m:sSub>
      </m:oMath>
      <w:r>
        <w:rPr>
          <w:rStyle w:val="SubtleEmphasis"/>
          <w:rFonts w:eastAsiaTheme="minorEastAsia"/>
          <w:i w:val="0"/>
          <w:iCs w:val="0"/>
        </w:rPr>
        <w:t xml:space="preserve">, so the change in a temperature will be calculated as a </w:t>
      </w:r>
    </w:p>
    <w:p w14:paraId="1B55CBCC" w14:textId="77777777" w:rsidR="00F453B6" w:rsidRPr="00F453B6" w:rsidRDefault="00FF2E34" w:rsidP="00564C8C">
      <w:pPr>
        <w:rPr>
          <w:rStyle w:val="SubtleEmphasis"/>
          <w:rFonts w:eastAsiaTheme="minorEastAsia"/>
          <w:i w:val="0"/>
          <w:iCs w:val="0"/>
        </w:rPr>
      </w:pPr>
      <m:oMathPara>
        <m:oMath>
          <m:r>
            <w:rPr>
              <w:rStyle w:val="SubtleEmphasis"/>
              <w:rFonts w:ascii="Cambria Math" w:eastAsiaTheme="minorEastAsia" w:hAnsi="Cambria Math"/>
            </w:rPr>
            <m:t>∆</m:t>
          </m:r>
          <m:sSub>
            <m:sSubPr>
              <m:ctrlPr>
                <w:rPr>
                  <w:rStyle w:val="SubtleEmphasis"/>
                  <w:rFonts w:ascii="Cambria Math" w:eastAsiaTheme="minorEastAsia" w:hAnsi="Cambria Math"/>
                  <w:i w:val="0"/>
                  <w:iCs w:val="0"/>
                </w:rPr>
              </m:ctrlPr>
            </m:sSubPr>
            <m:e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Style w:val="SubtleEmphasis"/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Style w:val="SubtleEmphasis"/>
                  <w:rFonts w:ascii="Cambria Math" w:eastAsiaTheme="minorEastAsia" w:hAnsi="Cambria Math"/>
                  <w:i w:val="0"/>
                  <w:iCs w:val="0"/>
                </w:rPr>
              </m:ctrlPr>
            </m:fPr>
            <m:num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>Q</m:t>
              </m:r>
            </m:num>
            <m:den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c </m:t>
              </m:r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>m</m:t>
              </m:r>
            </m:den>
          </m:f>
          <m:r>
            <m:rPr>
              <m:sty m:val="p"/>
            </m:rPr>
            <w:rPr>
              <w:rStyle w:val="SubtleEmphasis"/>
              <w:rFonts w:ascii="Cambria Math" w:eastAsiaTheme="minorEastAsia" w:hAnsi="Cambria Math"/>
            </w:rPr>
            <m:t>=</m:t>
          </m:r>
          <m:f>
            <m:fPr>
              <m:ctrlPr>
                <w:rPr>
                  <w:rStyle w:val="SubtleEmphasis"/>
                  <w:rFonts w:ascii="Cambria Math" w:eastAsiaTheme="minorEastAsia" w:hAnsi="Cambria Math"/>
                  <w:i w:val="0"/>
                  <w:iCs w:val="0"/>
                </w:rPr>
              </m:ctrlPr>
            </m:fPr>
            <m:num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P </m:t>
              </m:r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>t</m:t>
              </m:r>
            </m:num>
            <m:den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c </m:t>
              </m:r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>m</m:t>
              </m:r>
            </m:den>
          </m:f>
          <m:r>
            <m:rPr>
              <m:sty m:val="p"/>
            </m:rPr>
            <w:rPr>
              <w:rStyle w:val="SubtleEmphasis"/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Style w:val="SubtleEmphasis"/>
                  <w:rFonts w:ascii="Cambria Math" w:eastAsiaTheme="minorEastAsia" w:hAnsi="Cambria Math"/>
                  <w:i w:val="0"/>
                  <w:iCs w:val="0"/>
                </w:rPr>
              </m:ctrlPr>
            </m:fPr>
            <m:num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- </m:t>
              </m:r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>χ ×</m:t>
              </m:r>
              <m:d>
                <m:dPr>
                  <m:ctrlPr>
                    <w:rPr>
                      <w:rStyle w:val="SubtleEmphasis"/>
                      <w:rFonts w:ascii="Cambria Math" w:hAnsi="Cambria Math"/>
                      <w:i w:val="0"/>
                      <w:iCs w:val="0"/>
                    </w:rPr>
                  </m:ctrlPr>
                </m:dPr>
                <m:e>
                  <m:sSub>
                    <m:sSubPr>
                      <m:ctrlPr>
                        <w:rPr>
                          <w:rStyle w:val="SubtleEmphasis"/>
                          <w:rFonts w:ascii="Cambria Math" w:hAnsi="Cambria Math"/>
                          <w:i w:val="0"/>
                          <w:iCs w:val="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Style w:val="SubtleEmphasis"/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Style w:val="SubtleEmphasis"/>
                          <w:rFonts w:ascii="Cambria Math" w:hAnsi="Cambria Math"/>
                          <w:i w:val="0"/>
                          <w:iCs w:val="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 xml:space="preserve"> </m:t>
              </m:r>
              <m:r>
                <w:rPr>
                  <w:rStyle w:val="SubtleEmphasis"/>
                  <w:rFonts w:ascii="Cambria Math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>t ×h</m:t>
              </m:r>
            </m:num>
            <m:den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Style w:val="SubtleEmphasis"/>
              <w:rFonts w:ascii="Cambria Math" w:eastAsiaTheme="minorEastAsia" w:hAnsi="Cambria Math"/>
            </w:rPr>
            <m:t xml:space="preserve">=  </m:t>
          </m:r>
          <m:f>
            <m:fPr>
              <m:ctrlPr>
                <w:rPr>
                  <w:rStyle w:val="SubtleEmphasis"/>
                  <w:rFonts w:ascii="Cambria Math" w:eastAsiaTheme="minorEastAsia" w:hAnsi="Cambria Math"/>
                  <w:i w:val="0"/>
                  <w:iCs w:val="0"/>
                </w:rPr>
              </m:ctrlPr>
            </m:fPr>
            <m:num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- </m:t>
              </m:r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>χ ×</m:t>
              </m:r>
              <m:d>
                <m:dPr>
                  <m:ctrlPr>
                    <w:rPr>
                      <w:rStyle w:val="SubtleEmphasis"/>
                      <w:rFonts w:ascii="Cambria Math" w:hAnsi="Cambria Math"/>
                      <w:i w:val="0"/>
                      <w:iCs w:val="0"/>
                    </w:rPr>
                  </m:ctrlPr>
                </m:dPr>
                <m:e>
                  <m:sSub>
                    <m:sSubPr>
                      <m:ctrlPr>
                        <w:rPr>
                          <w:rStyle w:val="SubtleEmphasis"/>
                          <w:rFonts w:ascii="Cambria Math" w:hAnsi="Cambria Math"/>
                          <w:i w:val="0"/>
                          <w:iCs w:val="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Style w:val="SubtleEmphasis"/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Style w:val="SubtleEmphasis"/>
                          <w:rFonts w:ascii="Cambria Math" w:hAnsi="Cambria Math"/>
                          <w:i w:val="0"/>
                          <w:iCs w:val="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 xml:space="preserve"> </m:t>
              </m:r>
              <m:r>
                <w:rPr>
                  <w:rStyle w:val="SubtleEmphasis"/>
                  <w:rFonts w:ascii="Cambria Math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>t ×h</m:t>
              </m:r>
            </m:num>
            <m:den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  </m:t>
              </m:r>
              <m:sSup>
                <m:sSup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 </m:t>
              </m:r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>h</m:t>
              </m:r>
            </m:den>
          </m:f>
        </m:oMath>
      </m:oMathPara>
    </w:p>
    <w:p w14:paraId="03CA05A9" w14:textId="4152AA23" w:rsidR="00FF2E34" w:rsidRPr="00F43F9C" w:rsidRDefault="00CF23EE" w:rsidP="00564C8C">
      <w:pPr>
        <w:rPr>
          <w:rStyle w:val="SubtleEmphasis"/>
          <w:rFonts w:eastAsiaTheme="minorEastAsia"/>
          <w:i w:val="0"/>
          <w:iCs w:val="0"/>
        </w:rPr>
      </w:pPr>
      <m:oMathPara>
        <m:oMath>
          <m:r>
            <m:rPr>
              <m:sty m:val="p"/>
            </m:rPr>
            <w:rPr>
              <w:rStyle w:val="SubtleEmphasis"/>
              <w:rFonts w:ascii="Cambria Math" w:eastAsiaTheme="minorEastAsia" w:hAnsi="Cambria Math"/>
            </w:rPr>
            <m:t xml:space="preserve">=  </m:t>
          </m:r>
          <m:f>
            <m:fPr>
              <m:ctrlPr>
                <w:rPr>
                  <w:rStyle w:val="SubtleEmphasis"/>
                  <w:rFonts w:ascii="Cambria Math" w:eastAsiaTheme="minorEastAsia" w:hAnsi="Cambria Math"/>
                  <w:i w:val="0"/>
                  <w:iCs w:val="0"/>
                </w:rPr>
              </m:ctrlPr>
            </m:fPr>
            <m:num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- </m:t>
              </m:r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>χ ×</m:t>
              </m:r>
              <m:d>
                <m:dPr>
                  <m:ctrlPr>
                    <w:rPr>
                      <w:rStyle w:val="SubtleEmphasis"/>
                      <w:rFonts w:ascii="Cambria Math" w:hAnsi="Cambria Math"/>
                      <w:i w:val="0"/>
                      <w:iCs w:val="0"/>
                    </w:rPr>
                  </m:ctrlPr>
                </m:dPr>
                <m:e>
                  <m:sSub>
                    <m:sSubPr>
                      <m:ctrlPr>
                        <w:rPr>
                          <w:rStyle w:val="SubtleEmphasis"/>
                          <w:rFonts w:ascii="Cambria Math" w:hAnsi="Cambria Math"/>
                          <w:i w:val="0"/>
                          <w:iCs w:val="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Style w:val="SubtleEmphasis"/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Style w:val="SubtleEmphasis"/>
                          <w:rFonts w:ascii="Cambria Math" w:hAnsi="Cambria Math"/>
                          <w:i w:val="0"/>
                          <w:iCs w:val="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 xml:space="preserve"> </m:t>
              </m:r>
              <m:r>
                <w:rPr>
                  <w:rStyle w:val="SubtleEmphasis"/>
                  <w:rFonts w:ascii="Cambria Math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 xml:space="preserve">t </m:t>
              </m:r>
            </m:num>
            <m:den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  </m:t>
              </m:r>
              <m:sSup>
                <m:sSup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 </m:t>
              </m:r>
            </m:den>
          </m:f>
        </m:oMath>
      </m:oMathPara>
    </w:p>
    <w:p w14:paraId="215A639D" w14:textId="6B36AEC9" w:rsidR="00295A36" w:rsidRPr="000D3525" w:rsidRDefault="00295A36" w:rsidP="00295A36">
      <w:pPr>
        <w:rPr>
          <w:rStyle w:val="SubtleEmphasis"/>
          <w:rFonts w:eastAsiaTheme="minorEastAsia"/>
          <w:iCs w:val="0"/>
        </w:rPr>
      </w:pPr>
      <m:oMathPara>
        <m:oMath>
          <m:r>
            <w:rPr>
              <w:rStyle w:val="SubtleEmphasis"/>
              <w:rFonts w:ascii="Cambria Math" w:eastAsiaTheme="minorEastAsia" w:hAnsi="Cambria Math"/>
            </w:rPr>
            <m:t>∆</m:t>
          </m:r>
          <m:sSub>
            <m:sSubPr>
              <m:ctrlPr>
                <w:rPr>
                  <w:rStyle w:val="SubtleEmphasis"/>
                  <w:rFonts w:ascii="Cambria Math" w:eastAsiaTheme="minorEastAsia" w:hAnsi="Cambria Math"/>
                  <w:i w:val="0"/>
                  <w:iCs w:val="0"/>
                </w:rPr>
              </m:ctrlPr>
            </m:sSubPr>
            <m:e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Style w:val="SubtleEmphasis"/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Style w:val="SubtleEmphasis"/>
                  <w:rFonts w:ascii="Cambria Math" w:eastAsiaTheme="minorEastAsia" w:hAnsi="Cambria Math"/>
                  <w:i w:val="0"/>
                  <w:iCs w:val="0"/>
                </w:rPr>
              </m:ctrlPr>
            </m:fPr>
            <m:num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>Q</m:t>
              </m:r>
            </m:num>
            <m:den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Style w:val="SubtleEmphasis"/>
              <w:rFonts w:ascii="Cambria Math" w:eastAsiaTheme="minorEastAsia" w:hAnsi="Cambria Math"/>
            </w:rPr>
            <m:t>=-</m:t>
          </m:r>
          <m:f>
            <m:fPr>
              <m:ctrlPr>
                <w:rPr>
                  <w:rStyle w:val="SubtleEmphasis"/>
                  <w:rFonts w:ascii="Cambria Math" w:eastAsiaTheme="minorEastAsia" w:hAnsi="Cambria Math"/>
                  <w:i w:val="0"/>
                  <w:iCs w:val="0"/>
                </w:rPr>
              </m:ctrlPr>
            </m:fPr>
            <m:num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P </m:t>
              </m:r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>t</m:t>
              </m:r>
            </m:num>
            <m:den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Style w:val="SubtleEmphasis"/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Style w:val="SubtleEmphasis"/>
                  <w:rFonts w:ascii="Cambria Math" w:eastAsiaTheme="minorEastAsia" w:hAnsi="Cambria Math"/>
                  <w:i w:val="0"/>
                  <w:iCs w:val="0"/>
                </w:rPr>
              </m:ctrlPr>
            </m:fPr>
            <m:num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>χ ×</m:t>
              </m:r>
              <m:d>
                <m:dPr>
                  <m:ctrlPr>
                    <w:rPr>
                      <w:rStyle w:val="SubtleEmphasis"/>
                      <w:rFonts w:ascii="Cambria Math" w:hAnsi="Cambria Math"/>
                      <w:i w:val="0"/>
                      <w:iCs w:val="0"/>
                    </w:rPr>
                  </m:ctrlPr>
                </m:dPr>
                <m:e>
                  <m:sSub>
                    <m:sSubPr>
                      <m:ctrlPr>
                        <w:rPr>
                          <w:rStyle w:val="SubtleEmphasis"/>
                          <w:rFonts w:ascii="Cambria Math" w:hAnsi="Cambria Math"/>
                          <w:i w:val="0"/>
                          <w:iCs w:val="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Style w:val="SubtleEmphasis"/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Style w:val="SubtleEmphasis"/>
                          <w:rFonts w:ascii="Cambria Math" w:hAnsi="Cambria Math"/>
                          <w:i w:val="0"/>
                          <w:iCs w:val="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Style w:val="SubtleEmphasis"/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 xml:space="preserve"> </m:t>
              </m:r>
              <m:r>
                <w:rPr>
                  <w:rStyle w:val="SubtleEmphasis"/>
                  <w:rFonts w:ascii="Cambria Math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hAnsi="Cambria Math"/>
                </w:rPr>
                <m:t xml:space="preserve">t </m:t>
              </m:r>
            </m:num>
            <m:den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  </m:t>
              </m:r>
              <m:sSup>
                <m:sSup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 </m:t>
              </m:r>
            </m:den>
          </m:f>
          <m:r>
            <m:rPr>
              <m:sty m:val="p"/>
            </m:rPr>
            <w:rPr>
              <w:rStyle w:val="SubtleEmphasis"/>
              <w:rFonts w:ascii="Cambria Math" w:eastAsiaTheme="minorEastAsia" w:hAnsi="Cambria Math"/>
            </w:rPr>
            <m:t xml:space="preserve"> </m:t>
          </m:r>
        </m:oMath>
      </m:oMathPara>
    </w:p>
    <w:p w14:paraId="0C76EC4A" w14:textId="77777777" w:rsidR="00295A36" w:rsidRPr="000D3525" w:rsidRDefault="00295A36" w:rsidP="00564C8C">
      <w:pPr>
        <w:rPr>
          <w:rStyle w:val="SubtleEmphasis"/>
          <w:rFonts w:eastAsiaTheme="minorEastAsia"/>
          <w:iCs w:val="0"/>
        </w:rPr>
      </w:pPr>
    </w:p>
    <w:p w14:paraId="0A8FF3B2" w14:textId="46F2960C" w:rsidR="00AE69C7" w:rsidRDefault="000D3525" w:rsidP="00564C8C">
      <w:pPr>
        <w:rPr>
          <w:rStyle w:val="SubtleEmphasis"/>
          <w:rFonts w:eastAsiaTheme="minorEastAsia"/>
          <w:i w:val="0"/>
          <w:iCs w:val="0"/>
        </w:rPr>
      </w:pPr>
      <w:r>
        <w:rPr>
          <w:rStyle w:val="SubtleEmphasis"/>
          <w:rFonts w:eastAsiaTheme="minorEastAsia"/>
          <w:i w:val="0"/>
        </w:rPr>
        <w:t xml:space="preserve">Where </w:t>
      </w:r>
      <m:oMath>
        <m:r>
          <m:rPr>
            <m:sty m:val="p"/>
          </m:rPr>
          <w:rPr>
            <w:rStyle w:val="SubtleEmphasis"/>
            <w:rFonts w:ascii="Cambria Math" w:hAnsi="Cambria Math"/>
          </w:rPr>
          <m:t>χ</m:t>
        </m:r>
      </m:oMath>
      <w:r>
        <w:rPr>
          <w:rStyle w:val="SubtleEmphasis"/>
          <w:rFonts w:eastAsiaTheme="minorEastAsia"/>
          <w:i w:val="0"/>
          <w:iCs w:val="0"/>
        </w:rPr>
        <w:t xml:space="preserve"> – thermal conductivity coefficient, t – time interval such that </w:t>
      </w:r>
      <m:oMath>
        <m:r>
          <m:rPr>
            <m:sty m:val="p"/>
          </m:rPr>
          <w:rPr>
            <w:rStyle w:val="SubtleEmphasis"/>
            <w:rFonts w:ascii="Cambria Math" w:eastAsiaTheme="minorEastAsia" w:hAnsi="Cambria Math"/>
          </w:rPr>
          <m:t>t→0</m:t>
        </m:r>
      </m:oMath>
      <w:r>
        <w:rPr>
          <w:rStyle w:val="SubtleEmphasis"/>
          <w:rFonts w:eastAsiaTheme="minorEastAsia"/>
          <w:i w:val="0"/>
          <w:iCs w:val="0"/>
        </w:rPr>
        <w:t>, in our simulation it will be time interval of engine update, smaller interval – more precise results</w:t>
      </w:r>
      <w:r w:rsidR="00295A36">
        <w:rPr>
          <w:rStyle w:val="SubtleEmphasis"/>
          <w:rFonts w:eastAsiaTheme="minorEastAsia"/>
          <w:i w:val="0"/>
          <w:iCs w:val="0"/>
        </w:rPr>
        <w:t xml:space="preserve">, </w:t>
      </w:r>
      <m:oMath>
        <m:sSub>
          <m:sSubPr>
            <m:ctrlPr>
              <w:rPr>
                <w:rStyle w:val="SubtleEmphasis"/>
                <w:rFonts w:ascii="Cambria Math" w:eastAsiaTheme="minorEastAsia" w:hAnsi="Cambria Math"/>
                <w:i w:val="0"/>
                <w:iCs w:val="0"/>
              </w:rPr>
            </m:ctrlPr>
          </m:sSubPr>
          <m:e>
            <m:r>
              <w:rPr>
                <w:rStyle w:val="SubtleEmphasis"/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Style w:val="SubtleEmphasis"/>
                <w:rFonts w:ascii="Cambria Math" w:eastAsiaTheme="minorEastAsia" w:hAnsi="Cambria Math"/>
              </w:rPr>
              <m:t>1</m:t>
            </m:r>
          </m:sub>
        </m:sSub>
      </m:oMath>
      <w:r w:rsidR="00C67286" w:rsidRPr="00C67286">
        <w:rPr>
          <w:rStyle w:val="SubtleEmphasis"/>
          <w:rFonts w:eastAsiaTheme="minorEastAsia"/>
          <w:i w:val="0"/>
        </w:rPr>
        <w:t xml:space="preserve"> </w:t>
      </w:r>
      <w:r w:rsidR="00C67286">
        <w:rPr>
          <w:rStyle w:val="SubtleEmphasis"/>
          <w:rFonts w:eastAsiaTheme="minorEastAsia"/>
          <w:i w:val="0"/>
        </w:rPr>
        <w:t xml:space="preserve">and </w:t>
      </w:r>
      <m:oMath>
        <m:sSub>
          <m:sSubPr>
            <m:ctrlPr>
              <w:rPr>
                <w:rStyle w:val="SubtleEmphasis"/>
                <w:rFonts w:ascii="Cambria Math" w:eastAsiaTheme="minorEastAsia" w:hAnsi="Cambria Math"/>
                <w:i w:val="0"/>
                <w:iCs w:val="0"/>
              </w:rPr>
            </m:ctrlPr>
          </m:sSubPr>
          <m:e>
            <m:r>
              <w:rPr>
                <w:rStyle w:val="SubtleEmphasis"/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Style w:val="SubtleEmphasis"/>
                <w:rFonts w:ascii="Cambria Math" w:eastAsiaTheme="minorEastAsia" w:hAnsi="Cambria Math"/>
              </w:rPr>
              <m:t>2</m:t>
            </m:r>
          </m:sub>
        </m:sSub>
      </m:oMath>
      <w:r w:rsidR="00295A36">
        <w:rPr>
          <w:rStyle w:val="SubtleEmphasis"/>
          <w:rFonts w:eastAsiaTheme="minorEastAsia"/>
          <w:i w:val="0"/>
          <w:iCs w:val="0"/>
        </w:rPr>
        <w:t xml:space="preserve"> </w:t>
      </w:r>
      <w:r w:rsidR="00295A36" w:rsidRPr="00295A36">
        <w:rPr>
          <w:rStyle w:val="SubtleEmphasis"/>
          <w:rFonts w:eastAsiaTheme="minorEastAsia"/>
          <w:i w:val="0"/>
          <w:iCs w:val="0"/>
        </w:rPr>
        <w:t xml:space="preserve">– </w:t>
      </w:r>
      <w:r w:rsidR="00295A36">
        <w:rPr>
          <w:rStyle w:val="SubtleEmphasis"/>
          <w:rFonts w:eastAsiaTheme="minorEastAsia"/>
          <w:i w:val="0"/>
          <w:iCs w:val="0"/>
        </w:rPr>
        <w:t>specific heat capacity for squares</w:t>
      </w:r>
      <w:r w:rsidR="00C67286">
        <w:rPr>
          <w:rStyle w:val="SubtleEmphasis"/>
          <w:rFonts w:eastAsiaTheme="minorEastAsia"/>
          <w:i w:val="0"/>
          <w:iCs w:val="0"/>
        </w:rPr>
        <w:t xml:space="preserve">, </w:t>
      </w:r>
      <m:oMath>
        <m:sSub>
          <m:sSubPr>
            <m:ctrlPr>
              <w:rPr>
                <w:rStyle w:val="SubtleEmphasis"/>
                <w:rFonts w:ascii="Cambria Math" w:eastAsiaTheme="minorEastAsia" w:hAnsi="Cambria Math"/>
                <w:i w:val="0"/>
                <w:iCs w:val="0"/>
              </w:rPr>
            </m:ctrlPr>
          </m:sSubPr>
          <m:e>
            <m:r>
              <m:rPr>
                <m:sty m:val="p"/>
              </m:rPr>
              <w:rPr>
                <w:rStyle w:val="SubtleEmphasis"/>
                <w:rFonts w:ascii="Cambria Math" w:eastAsiaTheme="minorEastAsia" w:hAnsi="Cambria Math"/>
              </w:rPr>
              <m:t>m</m:t>
            </m:r>
          </m:e>
          <m:sub>
            <m:r>
              <m:rPr>
                <m:sty m:val="p"/>
              </m:rPr>
              <w:rPr>
                <w:rStyle w:val="SubtleEmphasis"/>
                <w:rFonts w:ascii="Cambria Math" w:eastAsiaTheme="minorEastAsia" w:hAnsi="Cambria Math"/>
              </w:rPr>
              <m:t>1</m:t>
            </m:r>
          </m:sub>
        </m:sSub>
      </m:oMath>
      <w:r w:rsidR="00C67286">
        <w:rPr>
          <w:rStyle w:val="SubtleEmphasis"/>
          <w:rFonts w:eastAsiaTheme="minorEastAsia"/>
          <w:i w:val="0"/>
          <w:iCs w:val="0"/>
        </w:rPr>
        <w:t xml:space="preserve"> and </w:t>
      </w:r>
      <m:oMath>
        <m:sSub>
          <m:sSubPr>
            <m:ctrlPr>
              <w:rPr>
                <w:rStyle w:val="SubtleEmphasis"/>
                <w:rFonts w:ascii="Cambria Math" w:eastAsiaTheme="minorEastAsia" w:hAnsi="Cambria Math"/>
                <w:i w:val="0"/>
                <w:iCs w:val="0"/>
              </w:rPr>
            </m:ctrlPr>
          </m:sSubPr>
          <m:e>
            <m:r>
              <m:rPr>
                <m:sty m:val="p"/>
              </m:rPr>
              <w:rPr>
                <w:rStyle w:val="SubtleEmphasis"/>
                <w:rFonts w:ascii="Cambria Math" w:eastAsiaTheme="minorEastAsia" w:hAnsi="Cambria Math"/>
              </w:rPr>
              <m:t>m</m:t>
            </m:r>
          </m:e>
          <m:sub>
            <m:r>
              <m:rPr>
                <m:sty m:val="p"/>
              </m:rPr>
              <w:rPr>
                <w:rStyle w:val="SubtleEmphasis"/>
                <w:rFonts w:ascii="Cambria Math" w:eastAsiaTheme="minorEastAsia" w:hAnsi="Cambria Math"/>
              </w:rPr>
              <m:t>2</m:t>
            </m:r>
          </m:sub>
        </m:sSub>
      </m:oMath>
      <w:r w:rsidR="00C67286">
        <w:rPr>
          <w:rStyle w:val="SubtleEmphasis"/>
          <w:rFonts w:eastAsiaTheme="minorEastAsia"/>
          <w:i w:val="0"/>
          <w:iCs w:val="0"/>
        </w:rPr>
        <w:t xml:space="preserve"> – mass of the square (depends only on density of the object, from material).</w:t>
      </w:r>
    </w:p>
    <w:p w14:paraId="63732492" w14:textId="77777777" w:rsidR="00AE69C7" w:rsidRDefault="00AE69C7">
      <w:pPr>
        <w:rPr>
          <w:rStyle w:val="SubtleEmphasis"/>
          <w:rFonts w:eastAsiaTheme="minorEastAsia"/>
          <w:i w:val="0"/>
          <w:iCs w:val="0"/>
        </w:rPr>
      </w:pPr>
      <w:r>
        <w:rPr>
          <w:rStyle w:val="SubtleEmphasis"/>
          <w:rFonts w:eastAsiaTheme="minorEastAsia"/>
          <w:i w:val="0"/>
          <w:iCs w:val="0"/>
        </w:rPr>
        <w:br w:type="page"/>
      </w:r>
    </w:p>
    <w:p w14:paraId="18992A25" w14:textId="73FD7E8B" w:rsidR="000D3525" w:rsidRDefault="00AE69C7" w:rsidP="00AE69C7">
      <w:pPr>
        <w:pStyle w:val="Heading1"/>
        <w:rPr>
          <w:iCs/>
        </w:rPr>
      </w:pPr>
      <w:r w:rsidRPr="00AE69C7">
        <w:rPr>
          <w:iCs/>
        </w:rPr>
        <w:lastRenderedPageBreak/>
        <w:t>Radiation transfer between two grain squares</w:t>
      </w:r>
    </w:p>
    <w:p w14:paraId="4F625E4B" w14:textId="277AB7EA" w:rsidR="00426632" w:rsidRDefault="00426632" w:rsidP="00426632">
      <w:pPr>
        <w:rPr>
          <w:rStyle w:val="SubtleEmphasis"/>
        </w:rPr>
      </w:pPr>
      <w:r w:rsidRPr="00426632">
        <w:rPr>
          <w:rStyle w:val="SubtleEmphasis"/>
        </w:rPr>
        <w:t>Sources are</w:t>
      </w:r>
      <w:r>
        <w:rPr>
          <w:rStyle w:val="SubtleEmphasis"/>
        </w:rPr>
        <w:t>:</w:t>
      </w:r>
    </w:p>
    <w:p w14:paraId="39308E3B" w14:textId="439D54AA" w:rsidR="00426632" w:rsidRDefault="00217F50" w:rsidP="00426632">
      <w:pPr>
        <w:pStyle w:val="ListParagraph"/>
        <w:numPr>
          <w:ilvl w:val="0"/>
          <w:numId w:val="7"/>
        </w:numPr>
        <w:rPr>
          <w:rStyle w:val="SubtleEmphasis"/>
        </w:rPr>
      </w:pPr>
      <w:r>
        <w:rPr>
          <w:rStyle w:val="SubtleEmphasis"/>
        </w:rPr>
        <w:t xml:space="preserve"> </w:t>
      </w:r>
      <w:hyperlink r:id="rId12" w:anchor=":~:text=The%20rate%20of%20heat%20transfer%20by%20emitted%20radiation%20is%20determined,its%20absolute%20temperature%20in%20kelvin" w:history="1">
        <w:r w:rsidR="00856848" w:rsidRPr="00797EA3">
          <w:rPr>
            <w:rStyle w:val="Hyperlink"/>
          </w:rPr>
          <w:t>https://courses.lumenlearning.com/suny-physics/chapter/14-7-radiation/#:~:text=The%20rate%20of%20heat%20transfer%20by%20emitted%20radiation%20is%20determined,its%20absolute%20temperature%20in%20kelvin</w:t>
        </w:r>
      </w:hyperlink>
      <w:r w:rsidR="002B25B4">
        <w:rPr>
          <w:rStyle w:val="SubtleEmphasis"/>
        </w:rPr>
        <w:t>.</w:t>
      </w:r>
    </w:p>
    <w:p w14:paraId="046334AB" w14:textId="4003B97B" w:rsidR="0098456F" w:rsidRPr="007B299C" w:rsidRDefault="0098456F" w:rsidP="00426632">
      <w:pPr>
        <w:pStyle w:val="ListParagraph"/>
        <w:numPr>
          <w:ilvl w:val="0"/>
          <w:numId w:val="7"/>
        </w:numPr>
        <w:rPr>
          <w:rStyle w:val="Hyperlink"/>
          <w:i/>
          <w:iCs/>
          <w:color w:val="404040" w:themeColor="text1" w:themeTint="BF"/>
          <w:u w:val="none"/>
        </w:rPr>
      </w:pPr>
      <w:hyperlink r:id="rId13" w:history="1">
        <w:r w:rsidRPr="00E8438B">
          <w:rPr>
            <w:rStyle w:val="Hyperlink"/>
          </w:rPr>
          <w:t>https://www.engineeringtoolbox.com/radiation-heat-transfer-d_431.html</w:t>
        </w:r>
      </w:hyperlink>
    </w:p>
    <w:p w14:paraId="78DF5BBB" w14:textId="0885EDFC" w:rsidR="007B299C" w:rsidRPr="000E4F1F" w:rsidRDefault="006015A8" w:rsidP="00426632">
      <w:pPr>
        <w:pStyle w:val="ListParagraph"/>
        <w:numPr>
          <w:ilvl w:val="0"/>
          <w:numId w:val="7"/>
        </w:numPr>
        <w:rPr>
          <w:rStyle w:val="Hyperlink"/>
          <w:i/>
          <w:iCs/>
          <w:color w:val="404040" w:themeColor="text1" w:themeTint="BF"/>
          <w:u w:val="none"/>
        </w:rPr>
      </w:pPr>
      <w:r w:rsidRPr="006015A8">
        <w:rPr>
          <w:rStyle w:val="Hyperlink"/>
          <w:i/>
          <w:iCs/>
          <w:color w:val="404040" w:themeColor="text1" w:themeTint="BF"/>
          <w:u w:val="none"/>
        </w:rPr>
        <w:t>https://web.mit.edu/16.unified/www/FALL/thermodynamics/notes/node136.html</w:t>
      </w:r>
    </w:p>
    <w:p w14:paraId="5217CA8C" w14:textId="0DC5852F" w:rsidR="0098456F" w:rsidRPr="00B41376" w:rsidRDefault="0098456F" w:rsidP="00A448EC">
      <w:pPr>
        <w:rPr>
          <w:rStyle w:val="SubtleEmphasis"/>
          <w:i w:val="0"/>
          <w:iCs w:val="0"/>
        </w:rPr>
      </w:pPr>
      <w:r w:rsidRPr="0098456F">
        <w:rPr>
          <w:rStyle w:val="SubtleEmphasis"/>
          <w:i w:val="0"/>
          <w:iCs w:val="0"/>
        </w:rPr>
        <w:t>We are</w:t>
      </w:r>
      <w:r>
        <w:rPr>
          <w:rStyle w:val="SubtleEmphasis"/>
          <w:i w:val="0"/>
          <w:iCs w:val="0"/>
        </w:rPr>
        <w:t xml:space="preserve"> calculating radiation heat transfer both for </w:t>
      </w:r>
      <w:r w:rsidR="00DF1BF1">
        <w:rPr>
          <w:rStyle w:val="SubtleEmphasis"/>
          <w:i w:val="0"/>
          <w:iCs w:val="0"/>
        </w:rPr>
        <w:t>losing</w:t>
      </w:r>
      <w:r>
        <w:rPr>
          <w:rStyle w:val="SubtleEmphasis"/>
          <w:i w:val="0"/>
          <w:iCs w:val="0"/>
        </w:rPr>
        <w:t xml:space="preserve"> heat to air due to radiation and transferring radiation between grain squares for now</w:t>
      </w:r>
      <w:r w:rsidR="00A448EC">
        <w:rPr>
          <w:rStyle w:val="SubtleEmphasis"/>
          <w:i w:val="0"/>
          <w:iCs w:val="0"/>
        </w:rPr>
        <w:t>.</w:t>
      </w:r>
    </w:p>
    <w:p w14:paraId="391B9B6A" w14:textId="648617EA" w:rsidR="00AF2661" w:rsidRDefault="003C1E98" w:rsidP="00822FBA">
      <w:pPr>
        <w:pStyle w:val="Heading3"/>
      </w:pPr>
      <w:r w:rsidRPr="00822FBA">
        <w:t>Radiation heat transfer to air</w:t>
      </w:r>
    </w:p>
    <w:p w14:paraId="083024BF" w14:textId="11A934FE" w:rsidR="00822FBA" w:rsidRDefault="00291C20" w:rsidP="00822FBA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If </w:t>
      </w:r>
      <w:r w:rsidR="000260C3">
        <w:rPr>
          <w:rFonts w:ascii="Arial" w:hAnsi="Arial" w:cs="Arial"/>
          <w:color w:val="000000"/>
        </w:rPr>
        <w:t>a</w:t>
      </w:r>
      <w:r>
        <w:rPr>
          <w:rFonts w:ascii="Arial" w:hAnsi="Arial" w:cs="Arial"/>
          <w:color w:val="000000"/>
        </w:rPr>
        <w:t xml:space="preserve"> hot object is radiating energy to its cooler surroundings the net radiation heat loss rate can be expressed </w:t>
      </w:r>
      <w:r w:rsidR="008F4FD6">
        <w:rPr>
          <w:rFonts w:ascii="Arial" w:hAnsi="Arial" w:cs="Arial"/>
          <w:color w:val="000000"/>
        </w:rPr>
        <w:t>with </w:t>
      </w:r>
      <w:r w:rsidR="008F4FD6">
        <w:rPr>
          <w:rStyle w:val="Strong"/>
          <w:rFonts w:ascii="Arial" w:hAnsi="Arial" w:cs="Arial"/>
          <w:color w:val="000000"/>
        </w:rPr>
        <w:t>Stefan-Boltzmann Law </w:t>
      </w:r>
      <w:r w:rsidR="008F4FD6">
        <w:rPr>
          <w:rFonts w:ascii="Arial" w:hAnsi="Arial" w:cs="Arial"/>
          <w:color w:val="000000"/>
        </w:rPr>
        <w:t>as</w:t>
      </w:r>
    </w:p>
    <w:p w14:paraId="7C8A5FAD" w14:textId="787A6632" w:rsidR="008F4FD6" w:rsidRPr="000A57E4" w:rsidRDefault="001678D4" w:rsidP="00822FB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P= -ε×σ×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bSup>
              <m:r>
                <w:rPr>
                  <w:rFonts w:ascii="Cambria Math" w:hAnsi="Cambria Math"/>
                </w:rPr>
                <m:t xml:space="preserve">- 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bSup>
            </m:e>
          </m:d>
          <m:r>
            <w:rPr>
              <w:rFonts w:ascii="Cambria Math" w:hAnsi="Cambria Math"/>
            </w:rPr>
            <m:t>×A,</m:t>
          </m:r>
        </m:oMath>
      </m:oMathPara>
    </w:p>
    <w:p w14:paraId="63F855D0" w14:textId="790E0860" w:rsidR="000A57E4" w:rsidRPr="00856848" w:rsidRDefault="000A57E4" w:rsidP="00822FBA">
      <w:pPr>
        <w:rPr>
          <w:rFonts w:ascii="Arial" w:eastAsiaTheme="minorEastAsia" w:hAnsi="Arial" w:cs="Arial"/>
        </w:rPr>
      </w:pPr>
      <w:r>
        <w:rPr>
          <w:rFonts w:eastAsiaTheme="minorEastAsia"/>
        </w:rPr>
        <w:t xml:space="preserve">where </w:t>
      </w:r>
      <m:oMath>
        <m:r>
          <w:rPr>
            <w:rFonts w:ascii="Cambria Math" w:eastAsiaTheme="minorEastAsia" w:hAnsi="Cambria Math"/>
          </w:rPr>
          <m:t>ε</m:t>
        </m:r>
      </m:oMath>
      <w:r>
        <w:rPr>
          <w:rFonts w:eastAsiaTheme="minorEastAsia"/>
        </w:rPr>
        <w:t xml:space="preserve"> is </w:t>
      </w:r>
      <w:r w:rsidR="00940C77">
        <w:rPr>
          <w:rFonts w:eastAsiaTheme="minorEastAsia"/>
        </w:rPr>
        <w:t>e</w:t>
      </w:r>
      <w:r w:rsidR="00940C77" w:rsidRPr="005F51A5">
        <w:rPr>
          <w:rStyle w:val="Emphasis"/>
          <w:rFonts w:ascii="Arial" w:hAnsi="Arial" w:cs="Arial"/>
          <w:i w:val="0"/>
          <w:iCs w:val="0"/>
          <w:color w:val="000000"/>
        </w:rPr>
        <w:t>missivity coefficient of the object (1 - for a black body)</w:t>
      </w:r>
      <w:r w:rsidR="00795FB0" w:rsidRPr="00EE0A9E">
        <w:rPr>
          <w:rStyle w:val="Emphasis"/>
          <w:rFonts w:ascii="Arial" w:hAnsi="Arial" w:cs="Arial"/>
          <w:i w:val="0"/>
          <w:iCs w:val="0"/>
          <w:color w:val="000000"/>
        </w:rPr>
        <w:t xml:space="preserve">, </w:t>
      </w:r>
      <m:oMath>
        <m:r>
          <w:rPr>
            <w:rStyle w:val="Emphasis"/>
            <w:rFonts w:ascii="Cambria Math" w:hAnsi="Cambria Math" w:cs="Arial"/>
            <w:color w:val="000000"/>
          </w:rPr>
          <m:t>σ</m:t>
        </m:r>
      </m:oMath>
      <w:r w:rsidR="00EE0A9E">
        <w:rPr>
          <w:rStyle w:val="Emphasis"/>
          <w:rFonts w:ascii="Arial" w:eastAsiaTheme="minorEastAsia" w:hAnsi="Arial" w:cs="Arial"/>
          <w:i w:val="0"/>
          <w:color w:val="000000"/>
        </w:rPr>
        <w:t xml:space="preserve"> is The Stefan-Boltzmann Constant</w:t>
      </w:r>
      <w:r w:rsidR="00FD4C27">
        <w:rPr>
          <w:rStyle w:val="Emphasis"/>
          <w:rFonts w:ascii="Arial" w:eastAsiaTheme="minorEastAsia" w:hAnsi="Arial" w:cs="Arial"/>
          <w:i w:val="0"/>
          <w:color w:val="000000"/>
        </w:rPr>
        <w:t xml:space="preserve">, </w:t>
      </w:r>
      <w:r w:rsidR="00FD4C27" w:rsidRPr="00FD4C27">
        <w:rPr>
          <w:rStyle w:val="Emphasis"/>
          <w:rFonts w:ascii="Arial" w:eastAsiaTheme="minorEastAsia" w:hAnsi="Arial" w:cs="Arial"/>
          <w:iCs w:val="0"/>
          <w:color w:val="000000"/>
        </w:rPr>
        <w:t>A</w:t>
      </w:r>
      <w:r w:rsidR="00FD4C27">
        <w:rPr>
          <w:rStyle w:val="Emphasis"/>
          <w:rFonts w:ascii="Arial" w:eastAsiaTheme="minorEastAsia" w:hAnsi="Arial" w:cs="Arial"/>
          <w:iCs w:val="0"/>
          <w:color w:val="000000"/>
        </w:rPr>
        <w:t xml:space="preserve"> </w:t>
      </w:r>
      <w:r w:rsidR="00FD4C27">
        <w:rPr>
          <w:rStyle w:val="Emphasis"/>
          <w:rFonts w:ascii="Arial" w:eastAsiaTheme="minorEastAsia" w:hAnsi="Arial" w:cs="Arial"/>
          <w:i w:val="0"/>
          <w:color w:val="000000"/>
        </w:rPr>
        <w:t xml:space="preserve">– area of the emitting body,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h</m:t>
            </m:r>
          </m:sub>
          <m:sup>
            <m:r>
              <w:rPr>
                <w:rFonts w:ascii="Cambria Math" w:hAnsi="Cambria Math"/>
              </w:rPr>
              <m:t>4</m:t>
            </m:r>
          </m:sup>
        </m:sSubSup>
      </m:oMath>
      <w:r w:rsidR="00FD4C27">
        <w:rPr>
          <w:rFonts w:ascii="Arial" w:eastAsiaTheme="minorEastAsia" w:hAnsi="Arial" w:cs="Arial"/>
        </w:rPr>
        <w:t xml:space="preserve"> is </w:t>
      </w:r>
      <w:r w:rsidR="004B1EC9">
        <w:rPr>
          <w:rFonts w:ascii="Arial" w:eastAsiaTheme="minorEastAsia" w:hAnsi="Arial" w:cs="Arial"/>
        </w:rPr>
        <w:t xml:space="preserve">hot body absolute temperature,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</m:sub>
          <m:sup>
            <m:r>
              <w:rPr>
                <w:rFonts w:ascii="Cambria Math" w:hAnsi="Cambria Math"/>
              </w:rPr>
              <m:t>4</m:t>
            </m:r>
          </m:sup>
        </m:sSubSup>
      </m:oMath>
      <w:r w:rsidR="004B1EC9">
        <w:rPr>
          <w:rFonts w:ascii="Arial" w:eastAsiaTheme="minorEastAsia" w:hAnsi="Arial" w:cs="Arial"/>
        </w:rPr>
        <w:t xml:space="preserve"> is cold surrounding absolute temperature</w:t>
      </w:r>
    </w:p>
    <w:p w14:paraId="2EA3864D" w14:textId="4600DB64" w:rsidR="004C19F2" w:rsidRDefault="004C19F2" w:rsidP="00822FBA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So:</w:t>
      </w:r>
    </w:p>
    <w:p w14:paraId="1357C4A6" w14:textId="6331D6AB" w:rsidR="00F453B6" w:rsidRPr="00F453B6" w:rsidRDefault="004C19F2" w:rsidP="00822FBA">
      <w:pPr>
        <w:rPr>
          <w:rFonts w:ascii="Arial" w:eastAsiaTheme="minorEastAsia" w:hAnsi="Arial" w:cs="Arial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</w:rPr>
            <m:t xml:space="preserve">∆T=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-ε×σ×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-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</m:e>
              </m:d>
              <m:r>
                <w:rPr>
                  <w:rFonts w:ascii="Cambria Math" w:hAnsi="Cambria Math"/>
                </w:rPr>
                <m:t>×A</m:t>
              </m:r>
            </m:num>
            <m:den>
              <m:r>
                <w:rPr>
                  <w:rFonts w:ascii="Cambria Math" w:hAnsi="Cambria Math"/>
                </w:rPr>
                <m:t>c ×m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 xml:space="preserve">=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-ε×σ×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-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</m:e>
              </m:d>
              <m:r>
                <w:rPr>
                  <w:rFonts w:ascii="Cambria Math" w:hAnsi="Cambria Math"/>
                </w:rPr>
                <m:t>×A</m:t>
              </m:r>
            </m:num>
            <m:den>
              <m:r>
                <w:rPr>
                  <w:rFonts w:ascii="Cambria Math" w:hAnsi="Cambria Math"/>
                </w:rPr>
                <m:t>c ×m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-ε×σ×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-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</m:e>
              </m:d>
              <m:r>
                <w:rPr>
                  <w:rFonts w:ascii="Cambria Math" w:hAnsi="Cambria Math"/>
                </w:rPr>
                <m:t>×h ×l ×k</m:t>
              </m:r>
            </m:num>
            <m:den>
              <m:r>
                <w:rPr>
                  <w:rFonts w:ascii="Cambria Math" w:hAnsi="Cambria Math"/>
                </w:rPr>
                <m:t xml:space="preserve">c ×ρ ×h ×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1440696F" w14:textId="0566085D" w:rsidR="004C19F2" w:rsidRPr="00AE3EA8" w:rsidRDefault="00327BD3" w:rsidP="00822FBA">
      <w:pPr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-ε×σ×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-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</m:e>
              </m:d>
              <m:r>
                <w:rPr>
                  <w:rFonts w:ascii="Cambria Math" w:hAnsi="Cambria Math"/>
                </w:rPr>
                <m:t>×k ×l</m:t>
              </m:r>
            </m:num>
            <m:den>
              <m:r>
                <w:rPr>
                  <w:rFonts w:ascii="Cambria Math" w:hAnsi="Cambria Math"/>
                </w:rPr>
                <m:t>c ×ρ 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1DC83182" w14:textId="7B9DF3B2" w:rsidR="00AE3EA8" w:rsidRPr="000E4F1F" w:rsidRDefault="00AE3EA8" w:rsidP="00822FBA">
      <w:pPr>
        <w:rPr>
          <w:rFonts w:eastAsiaTheme="minorEastAsia"/>
        </w:rPr>
      </w:pPr>
      <w:proofErr w:type="gramStart"/>
      <w:r>
        <w:rPr>
          <w:rFonts w:eastAsiaTheme="minorEastAsia"/>
        </w:rPr>
        <w:t>where,</w:t>
      </w:r>
      <w:proofErr w:type="gramEnd"/>
      <w:r>
        <w:rPr>
          <w:rFonts w:eastAsiaTheme="minorEastAsia"/>
        </w:rPr>
        <w:t xml:space="preserve"> k is count of a </w:t>
      </w:r>
      <w:r w:rsidR="005A6B7B">
        <w:rPr>
          <w:rFonts w:eastAsiaTheme="minorEastAsia"/>
        </w:rPr>
        <w:t>side of a square</w:t>
      </w:r>
      <w:r>
        <w:rPr>
          <w:rFonts w:eastAsiaTheme="minorEastAsia"/>
        </w:rPr>
        <w:t xml:space="preserve"> that are not touching other squares</w:t>
      </w:r>
    </w:p>
    <w:p w14:paraId="37F7B309" w14:textId="61CAA5FB" w:rsidR="000E4F1F" w:rsidRPr="000D23C0" w:rsidRDefault="000E4F1F" w:rsidP="00822FBA">
      <w:pPr>
        <w:rPr>
          <w:rFonts w:eastAsiaTheme="minorEastAsia"/>
        </w:rPr>
      </w:pPr>
      <w:r>
        <w:rPr>
          <w:rFonts w:eastAsiaTheme="minorEastAsia"/>
        </w:rPr>
        <w:t xml:space="preserve">In our simulation </w:t>
      </w:r>
      <w:r w:rsidR="000D23C0">
        <w:rPr>
          <w:rFonts w:eastAsiaTheme="minorEastAsia"/>
        </w:rPr>
        <w:t xml:space="preserve">to </w:t>
      </w:r>
      <w:r w:rsidR="008C508A">
        <w:rPr>
          <w:rFonts w:eastAsiaTheme="minorEastAsia"/>
        </w:rPr>
        <w:t xml:space="preserve">simplify calculations we assume that every </w:t>
      </w:r>
      <w:r w:rsidR="007F2564">
        <w:rPr>
          <w:rFonts w:eastAsiaTheme="minorEastAsia"/>
        </w:rPr>
        <w:t>object</w:t>
      </w:r>
      <w:r w:rsidR="008C508A">
        <w:rPr>
          <w:rFonts w:eastAsiaTheme="minorEastAsia"/>
        </w:rPr>
        <w:t xml:space="preserve"> </w:t>
      </w:r>
      <w:r w:rsidR="007F2564">
        <w:rPr>
          <w:rFonts w:eastAsiaTheme="minorEastAsia"/>
        </w:rPr>
        <w:t>loses</w:t>
      </w:r>
      <w:r w:rsidR="008C508A">
        <w:rPr>
          <w:rFonts w:eastAsiaTheme="minorEastAsia"/>
        </w:rPr>
        <w:t xml:space="preserve"> </w:t>
      </w:r>
      <w:r w:rsidR="00CF08CB">
        <w:rPr>
          <w:rFonts w:eastAsiaTheme="minorEastAsia"/>
        </w:rPr>
        <w:t>radiation</w:t>
      </w:r>
      <w:r w:rsidR="008C508A">
        <w:rPr>
          <w:rFonts w:eastAsiaTheme="minorEastAsia"/>
        </w:rPr>
        <w:t xml:space="preserve"> </w:t>
      </w:r>
      <w:r w:rsidR="007F2564">
        <w:rPr>
          <w:rFonts w:eastAsiaTheme="minorEastAsia"/>
        </w:rPr>
        <w:t xml:space="preserve">heat to air if it’s not touching </w:t>
      </w:r>
      <w:r w:rsidR="00CF08CB">
        <w:rPr>
          <w:rFonts w:eastAsiaTheme="minorEastAsia"/>
        </w:rPr>
        <w:t xml:space="preserve">other squares. </w:t>
      </w:r>
      <w:r w:rsidR="005147FF">
        <w:rPr>
          <w:rFonts w:eastAsiaTheme="minorEastAsia"/>
        </w:rPr>
        <w:t>So,</w:t>
      </w:r>
      <w:r w:rsidR="00CF08CB">
        <w:rPr>
          <w:rFonts w:eastAsiaTheme="minorEastAsia"/>
        </w:rPr>
        <w:t xml:space="preserve"> we are adjusting area based on how many “free” sides do we have.</w:t>
      </w:r>
    </w:p>
    <w:p w14:paraId="4A706E69" w14:textId="6B97BBCD" w:rsidR="00DB6313" w:rsidRPr="00DB6313" w:rsidRDefault="00DB6313" w:rsidP="00DB6313">
      <w:pPr>
        <w:pStyle w:val="Heading3"/>
      </w:pPr>
      <w:r w:rsidRPr="00822FBA">
        <w:t xml:space="preserve">Radiation heat transfer </w:t>
      </w:r>
      <w:r>
        <w:t>between objects</w:t>
      </w:r>
    </w:p>
    <w:p w14:paraId="7B314C66" w14:textId="1814D7D9" w:rsidR="00DB6313" w:rsidRDefault="00A23D56" w:rsidP="00822FBA">
      <w:pPr>
        <w:rPr>
          <w:rFonts w:eastAsiaTheme="minorEastAsia"/>
        </w:rPr>
      </w:pPr>
      <w:r w:rsidRPr="009B782B">
        <w:rPr>
          <w:rFonts w:eastAsiaTheme="minorEastAsia"/>
        </w:rPr>
        <w:t xml:space="preserve">If radiation heat is transferred between two objects, it can be expressed with </w:t>
      </w:r>
      <w:r w:rsidR="0058063B" w:rsidRPr="009B782B">
        <w:rPr>
          <w:rFonts w:eastAsiaTheme="minorEastAsia"/>
        </w:rPr>
        <w:t>this formula</w:t>
      </w:r>
      <w:r w:rsidR="009B782B">
        <w:rPr>
          <w:rFonts w:eastAsiaTheme="minorEastAsia"/>
        </w:rPr>
        <w:t>:</w:t>
      </w:r>
    </w:p>
    <w:p w14:paraId="65AE66B4" w14:textId="7EAEA52E" w:rsidR="009B782B" w:rsidRPr="00FA63A4" w:rsidRDefault="00000000" w:rsidP="00822FBA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 xml:space="preserve">σ  </m:t>
              </m:r>
              <m:r>
                <w:rPr>
                  <w:rFonts w:ascii="Cambria Math" w:eastAsiaTheme="minorEastAsia" w:hAnsi="Cambria Math"/>
                </w:rPr>
                <m:t xml:space="preserve">×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 xml:space="preserve">1 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 xml:space="preserve">×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 xml:space="preserve">×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 xml:space="preserve">×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12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 xml:space="preserve">×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-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</m:e>
              </m:d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val="ru-RU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val="ru-RU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val="ru-RU"/>
                </w:rPr>
                <m:t>-1)</m:t>
              </m:r>
            </m:den>
          </m:f>
        </m:oMath>
      </m:oMathPara>
    </w:p>
    <w:p w14:paraId="436BA2E2" w14:textId="2D056C79" w:rsidR="00FA63A4" w:rsidRDefault="00FA63A4" w:rsidP="00822FBA">
      <w:pPr>
        <w:rPr>
          <w:rFonts w:ascii="Arial" w:eastAsiaTheme="minorEastAsia" w:hAnsi="Arial" w:cs="Arial"/>
        </w:rPr>
      </w:pPr>
      <w:r>
        <w:rPr>
          <w:rFonts w:eastAsiaTheme="minorEastAsia"/>
          <w:iCs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 xml:space="preserve">1 </m:t>
            </m:r>
          </m:sub>
        </m:sSub>
      </m:oMath>
      <w:r>
        <w:rPr>
          <w:rFonts w:eastAsiaTheme="minorEastAsia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are emissivity co</w:t>
      </w:r>
      <w:r w:rsidR="00DA1A8A">
        <w:rPr>
          <w:rFonts w:eastAsiaTheme="minorEastAsia"/>
        </w:rPr>
        <w:t xml:space="preserve">efficients of the objects,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DA1A8A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DA1A8A">
        <w:rPr>
          <w:rFonts w:eastAsiaTheme="minorEastAsia"/>
        </w:rPr>
        <w:t xml:space="preserve"> are determine surface areas</w:t>
      </w:r>
      <w:r w:rsidR="00EF3BC4">
        <w:rPr>
          <w:rFonts w:eastAsiaTheme="minorEastAsia"/>
        </w:rPr>
        <w:t xml:space="preserve">(they are always equal),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EF3BC4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EF3BC4">
        <w:rPr>
          <w:rFonts w:eastAsiaTheme="minorEastAsia"/>
        </w:rPr>
        <w:t xml:space="preserve"> are the temperatures of the objects, </w:t>
      </w:r>
      <m:oMath>
        <m:r>
          <w:rPr>
            <w:rStyle w:val="Emphasis"/>
            <w:rFonts w:ascii="Cambria Math" w:hAnsi="Cambria Math" w:cs="Arial"/>
            <w:color w:val="000000"/>
          </w:rPr>
          <m:t>σ</m:t>
        </m:r>
      </m:oMath>
      <w:r w:rsidR="001E1E94">
        <w:rPr>
          <w:rStyle w:val="Emphasis"/>
          <w:rFonts w:ascii="Arial" w:eastAsiaTheme="minorEastAsia" w:hAnsi="Arial" w:cs="Arial"/>
          <w:i w:val="0"/>
          <w:color w:val="000000"/>
        </w:rPr>
        <w:t xml:space="preserve"> is The Stefan-Boltzmann Constant,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12</m:t>
            </m:r>
          </m:sub>
        </m:sSub>
      </m:oMath>
      <w:r w:rsidR="001E1E94">
        <w:rPr>
          <w:rFonts w:ascii="Arial" w:eastAsiaTheme="minorEastAsia" w:hAnsi="Arial" w:cs="Arial"/>
        </w:rPr>
        <w:t xml:space="preserve"> is a view factor between objects</w:t>
      </w:r>
    </w:p>
    <w:p w14:paraId="6979613B" w14:textId="0D7312F4" w:rsidR="001334BD" w:rsidRDefault="001334BD" w:rsidP="00822FBA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So,</w:t>
      </w:r>
    </w:p>
    <w:p w14:paraId="6E08163B" w14:textId="77777777" w:rsidR="00D942B0" w:rsidRPr="00D942B0" w:rsidRDefault="00000000" w:rsidP="00822FBA">
      <w:pPr>
        <w:rPr>
          <w:rFonts w:ascii="Arial" w:eastAsiaTheme="minorEastAsia" w:hAnsi="Arial" w:cs="Arial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 xml:space="preserve">σ  </m:t>
              </m:r>
              <m:r>
                <w:rPr>
                  <w:rFonts w:ascii="Cambria Math" w:eastAsiaTheme="minorEastAsia" w:hAnsi="Cambria Math"/>
                </w:rPr>
                <m:t xml:space="preserve">×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 xml:space="preserve">1 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 xml:space="preserve">×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 xml:space="preserve">×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 xml:space="preserve">×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12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 xml:space="preserve">×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-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</m:e>
              </m:d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val="ru-RU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val="ru-RU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 xml:space="preserve"> ×t</m:t>
          </m:r>
        </m:oMath>
      </m:oMathPara>
    </w:p>
    <w:p w14:paraId="3BF77A7D" w14:textId="4E2EA1F5" w:rsidR="001334BD" w:rsidRPr="002159DC" w:rsidRDefault="001334BD" w:rsidP="00822FBA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 xml:space="preserve">σ  </m:t>
              </m:r>
              <m:r>
                <w:rPr>
                  <w:rFonts w:ascii="Cambria Math" w:eastAsiaTheme="minorEastAsia" w:hAnsi="Cambria Math"/>
                </w:rPr>
                <m:t xml:space="preserve">×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 xml:space="preserve">1 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 xml:space="preserve">×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× l ×  h</m:t>
              </m:r>
              <m:r>
                <w:rPr>
                  <w:rFonts w:ascii="Cambria Math" w:eastAsiaTheme="minorEastAsia" w:hAnsi="Cambria Math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 xml:space="preserve">×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12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 xml:space="preserve">×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-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bSup>
                </m:e>
              </m:d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val="ru-RU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val="ru-RU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75152403" w14:textId="29A0A38A" w:rsidR="002159DC" w:rsidRPr="00D942B0" w:rsidRDefault="00F208E6" w:rsidP="00822FBA">
      <w:pPr>
        <w:rPr>
          <w:rFonts w:eastAsiaTheme="minorEastAsia"/>
          <w:iCs/>
        </w:rPr>
      </w:pPr>
      <w:r>
        <w:rPr>
          <w:rFonts w:eastAsiaTheme="minorEastAsia"/>
          <w:iCs/>
        </w:rPr>
        <w:t>Result</w:t>
      </w:r>
      <w:r w:rsidR="002159DC">
        <w:rPr>
          <w:rFonts w:eastAsiaTheme="minorEastAsia"/>
          <w:iCs/>
        </w:rPr>
        <w:t>:</w:t>
      </w:r>
    </w:p>
    <w:p w14:paraId="7756375E" w14:textId="4E61DE39" w:rsidR="00D942B0" w:rsidRPr="002159DC" w:rsidRDefault="00D942B0" w:rsidP="00822FB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 - 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σ  </m:t>
                  </m:r>
                  <m:r>
                    <w:rPr>
                      <w:rFonts w:ascii="Cambria Math" w:eastAsiaTheme="minorEastAsia" w:hAnsi="Cambria Math"/>
                    </w:rPr>
                    <m:t xml:space="preserve">×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 xml:space="preserve">1 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×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</w:rPr>
                    <m:t>× l ×  h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</w:rPr>
                    <m:t xml:space="preserve">×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×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-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bSup>
                    </m:e>
                  </m:d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-1</m:t>
                  </m:r>
                </m:den>
              </m:f>
            </m:num>
            <m:den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 </m:t>
          </m:r>
        </m:oMath>
      </m:oMathPara>
    </w:p>
    <w:p w14:paraId="109736C5" w14:textId="6A6BCE46" w:rsidR="001C41CB" w:rsidRPr="00212548" w:rsidRDefault="00000000" w:rsidP="001C41CB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σ  </m:t>
                  </m:r>
                  <m:r>
                    <w:rPr>
                      <w:rFonts w:ascii="Cambria Math" w:eastAsiaTheme="minorEastAsia" w:hAnsi="Cambria Math"/>
                    </w:rPr>
                    <m:t xml:space="preserve">×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 xml:space="preserve">1 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×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</w:rPr>
                    <m:t>× l ×  h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</w:rPr>
                    <m:t xml:space="preserve">×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×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-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bSup>
                    </m:e>
                  </m:d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-1</m:t>
                  </m:r>
                </m:den>
              </m:f>
            </m:num>
            <m:den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  </m:t>
              </m:r>
              <m:sSup>
                <m:sSup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 </m:t>
              </m:r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>h</m:t>
              </m:r>
            </m:den>
          </m:f>
          <m:r>
            <w:rPr>
              <w:rFonts w:ascii="Cambria Math" w:eastAsiaTheme="minorEastAsia" w:hAnsi="Cambria Math"/>
              <w:lang w:val="ru-RU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σ  </m:t>
                  </m:r>
                  <m:r>
                    <w:rPr>
                      <w:rFonts w:ascii="Cambria Math" w:eastAsiaTheme="minorEastAsia" w:hAnsi="Cambria Math"/>
                    </w:rPr>
                    <m:t xml:space="preserve">×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 xml:space="preserve">1 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×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</w:rPr>
                    <m:t xml:space="preserve">× l ×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×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-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bSup>
                    </m:e>
                  </m:d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-1</m:t>
                  </m:r>
                </m:den>
              </m:f>
            </m:num>
            <m:den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  </m:t>
              </m:r>
              <m:sSup>
                <m:sSup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 </m:t>
              </m:r>
            </m:den>
          </m:f>
        </m:oMath>
      </m:oMathPara>
    </w:p>
    <w:p w14:paraId="3510B692" w14:textId="73C35D5A" w:rsidR="00212548" w:rsidRPr="00B931AB" w:rsidRDefault="00212548" w:rsidP="001C41CB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  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σ  </m:t>
                  </m:r>
                  <m:r>
                    <w:rPr>
                      <w:rFonts w:ascii="Cambria Math" w:eastAsiaTheme="minorEastAsia" w:hAnsi="Cambria Math"/>
                    </w:rPr>
                    <m:t xml:space="preserve">×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 xml:space="preserve">1 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×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</w:rPr>
                    <m:t xml:space="preserve">× l ×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×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-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bSup>
                    </m:e>
                  </m:d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-1</m:t>
                  </m:r>
                </m:den>
              </m:f>
            </m:num>
            <m:den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sSub>
                <m:sSub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Style w:val="SubtleEmphasis"/>
                  <w:rFonts w:ascii="Cambria Math" w:eastAsiaTheme="minorEastAsia" w:hAnsi="Cambria Math"/>
                </w:rPr>
                <m:t>×</m:t>
              </m:r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  </m:t>
              </m:r>
              <m:sSup>
                <m:sSupPr>
                  <m:ctrlPr>
                    <w:rPr>
                      <w:rStyle w:val="SubtleEmphasis"/>
                      <w:rFonts w:ascii="Cambria Math" w:eastAsiaTheme="minorEastAsia" w:hAnsi="Cambria Math"/>
                      <w:i w:val="0"/>
                      <w:iCs w:val="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m:rPr>
                      <m:sty m:val="p"/>
                    </m:rPr>
                    <w:rPr>
                      <w:rStyle w:val="SubtleEmphasis"/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Style w:val="SubtleEmphasis"/>
                  <w:rFonts w:ascii="Cambria Math" w:eastAsiaTheme="minorEastAsia" w:hAnsi="Cambria Math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</w:rPr>
            <m:t xml:space="preserve">  </m:t>
          </m:r>
        </m:oMath>
      </m:oMathPara>
    </w:p>
    <w:p w14:paraId="06A912A3" w14:textId="3756AFB6" w:rsidR="00310F57" w:rsidRPr="00310F57" w:rsidRDefault="00B931AB" w:rsidP="001C41CB">
      <w:pPr>
        <w:rPr>
          <w:rFonts w:eastAsiaTheme="minorEastAsia"/>
        </w:rPr>
      </w:pPr>
      <w:r>
        <w:rPr>
          <w:rFonts w:eastAsiaTheme="minorEastAsia"/>
          <w:iCs/>
        </w:rPr>
        <w:t xml:space="preserve">To simplify calculations, we calculate radiation between every two objects in our simulation and we assume that </w:t>
      </w:r>
      <w:r w:rsidR="00923342">
        <w:rPr>
          <w:rFonts w:eastAsiaTheme="minorEastAsia"/>
          <w:iCs/>
        </w:rPr>
        <w:t>the view factor is always 1</w:t>
      </w:r>
      <w:r w:rsidR="00B60FBD">
        <w:rPr>
          <w:rFonts w:eastAsiaTheme="minorEastAsia"/>
          <w:iCs/>
        </w:rPr>
        <w:t>.</w:t>
      </w:r>
      <w:r w:rsidR="00397B93">
        <w:rPr>
          <w:rFonts w:eastAsiaTheme="minorEastAsia"/>
          <w:iCs/>
        </w:rPr>
        <w:t xml:space="preserve"> </w:t>
      </w:r>
      <w:r w:rsidR="0047237B">
        <w:rPr>
          <w:rFonts w:eastAsiaTheme="minorEastAsia"/>
          <w:iCs/>
        </w:rPr>
        <w:t>It</w:t>
      </w:r>
      <w:r w:rsidR="00397B93">
        <w:rPr>
          <w:rFonts w:eastAsiaTheme="minorEastAsia"/>
          <w:iCs/>
        </w:rPr>
        <w:t xml:space="preserve"> will be calculated as:</w:t>
      </w:r>
      <w:r w:rsidR="00397B93">
        <w:rPr>
          <w:rFonts w:eastAsiaTheme="minorEastAsia"/>
          <w:iCs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D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a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ln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1 + 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den>
                          </m:f>
                        </m:e>
                      </m:d>
                    </m:e>
                  </m:rad>
                </m:e>
              </m:d>
              <m:r>
                <w:rPr>
                  <w:rFonts w:ascii="Cambria Math" w:eastAsiaTheme="minorEastAsia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</m:den>
              </m:f>
            </m:e>
          </m:d>
        </m:oMath>
      </m:oMathPara>
    </w:p>
    <w:p w14:paraId="139FB715" w14:textId="77777777" w:rsidR="00310F57" w:rsidRPr="00310F57" w:rsidRDefault="00310F57">
      <w:pPr>
        <w:rPr>
          <w:rFonts w:eastAsiaTheme="minorEastAsia"/>
        </w:rPr>
      </w:pPr>
      <w:r w:rsidRPr="00310F57">
        <w:rPr>
          <w:rFonts w:eastAsiaTheme="minorEastAsia"/>
        </w:rPr>
        <w:br w:type="page"/>
      </w:r>
    </w:p>
    <w:p w14:paraId="76185AA4" w14:textId="75BC3F8D" w:rsidR="00310F57" w:rsidRPr="00426632" w:rsidRDefault="00310F57" w:rsidP="00310F57">
      <w:pPr>
        <w:pStyle w:val="Heading2"/>
        <w:rPr>
          <w:rStyle w:val="SubtleEmphasis"/>
        </w:rPr>
      </w:pPr>
      <w:r w:rsidRPr="00310F57">
        <w:rPr>
          <w:rFonts w:eastAsiaTheme="minorEastAsia"/>
        </w:rPr>
        <w:lastRenderedPageBreak/>
        <w:t>Benchmarking: Multicore efficiency</w:t>
      </w:r>
    </w:p>
    <w:tbl>
      <w:tblPr>
        <w:tblW w:w="888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015"/>
        <w:gridCol w:w="2315"/>
        <w:gridCol w:w="2315"/>
        <w:gridCol w:w="2235"/>
      </w:tblGrid>
      <w:tr w:rsidR="00310F57" w:rsidRPr="00310F57" w14:paraId="102CA194" w14:textId="77777777" w:rsidTr="00310F57">
        <w:trPr>
          <w:trHeight w:val="20"/>
        </w:trPr>
        <w:tc>
          <w:tcPr>
            <w:tcW w:w="20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15608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5A336D" w14:textId="77777777" w:rsidR="00310F57" w:rsidRPr="00310F57" w:rsidRDefault="00310F57" w:rsidP="00310F57">
            <w:r w:rsidRPr="00310F57">
              <w:rPr>
                <w:b/>
                <w:bCs/>
              </w:rPr>
              <w:t>cores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15608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739B03" w14:textId="77777777" w:rsidR="00310F57" w:rsidRPr="00310F57" w:rsidRDefault="00310F57" w:rsidP="00310F57">
            <w:r w:rsidRPr="00310F57">
              <w:rPr>
                <w:b/>
                <w:bCs/>
              </w:rPr>
              <w:t>400 objects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15608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0EA7B2" w14:textId="77777777" w:rsidR="00310F57" w:rsidRPr="00310F57" w:rsidRDefault="00310F57" w:rsidP="00310F57">
            <w:r w:rsidRPr="00310F57">
              <w:rPr>
                <w:b/>
                <w:bCs/>
              </w:rPr>
              <w:t>225 objects</w:t>
            </w:r>
          </w:p>
        </w:tc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15608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4416D4" w14:textId="77777777" w:rsidR="00310F57" w:rsidRPr="00310F57" w:rsidRDefault="00310F57" w:rsidP="00310F57">
            <w:r w:rsidRPr="00310F57">
              <w:rPr>
                <w:b/>
                <w:bCs/>
              </w:rPr>
              <w:t>100 objects</w:t>
            </w:r>
          </w:p>
        </w:tc>
      </w:tr>
      <w:tr w:rsidR="00310F57" w:rsidRPr="00310F57" w14:paraId="22DE76DC" w14:textId="77777777" w:rsidTr="00310F57">
        <w:trPr>
          <w:trHeight w:val="20"/>
        </w:trPr>
        <w:tc>
          <w:tcPr>
            <w:tcW w:w="20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3F6716" w14:textId="77777777" w:rsidR="00310F57" w:rsidRPr="00310F57" w:rsidRDefault="00310F57" w:rsidP="00310F57">
            <w:r w:rsidRPr="00310F57">
              <w:t>1</w:t>
            </w:r>
          </w:p>
        </w:tc>
        <w:tc>
          <w:tcPr>
            <w:tcW w:w="23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6272EF" w14:textId="77777777" w:rsidR="00310F57" w:rsidRPr="00310F57" w:rsidRDefault="00310F57" w:rsidP="00310F57">
            <w:r w:rsidRPr="00310F57">
              <w:t>533</w:t>
            </w:r>
          </w:p>
        </w:tc>
        <w:tc>
          <w:tcPr>
            <w:tcW w:w="23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E020A6" w14:textId="77777777" w:rsidR="00310F57" w:rsidRPr="00310F57" w:rsidRDefault="00310F57" w:rsidP="00310F57"/>
        </w:tc>
        <w:tc>
          <w:tcPr>
            <w:tcW w:w="22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517ABC" w14:textId="177504FE" w:rsidR="00310F57" w:rsidRPr="00310F57" w:rsidRDefault="00310F57" w:rsidP="00310F57">
            <w:r w:rsidRPr="00310F57">
              <w:t>2133</w:t>
            </w:r>
          </w:p>
        </w:tc>
      </w:tr>
      <w:tr w:rsidR="00310F57" w:rsidRPr="00310F57" w14:paraId="3322204A" w14:textId="77777777" w:rsidTr="00310F57">
        <w:trPr>
          <w:trHeight w:val="20"/>
        </w:trPr>
        <w:tc>
          <w:tcPr>
            <w:tcW w:w="2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829370" w14:textId="77777777" w:rsidR="00310F57" w:rsidRPr="00310F57" w:rsidRDefault="00310F57" w:rsidP="00310F57">
            <w:r w:rsidRPr="00310F57">
              <w:t>2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5F0E65" w14:textId="77777777" w:rsidR="00310F57" w:rsidRPr="00310F57" w:rsidRDefault="00310F57" w:rsidP="00310F57">
            <w:r w:rsidRPr="00310F57">
              <w:t>1036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B8294F" w14:textId="77777777" w:rsidR="00310F57" w:rsidRPr="00310F57" w:rsidRDefault="00310F57" w:rsidP="00310F57"/>
        </w:tc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1595D7" w14:textId="7C11BD24" w:rsidR="00310F57" w:rsidRPr="00310F57" w:rsidRDefault="00310F57" w:rsidP="00310F57">
            <w:r w:rsidRPr="00310F57">
              <w:t>4027</w:t>
            </w:r>
          </w:p>
        </w:tc>
      </w:tr>
      <w:tr w:rsidR="00310F57" w:rsidRPr="00310F57" w14:paraId="7873C356" w14:textId="77777777" w:rsidTr="00310F57">
        <w:trPr>
          <w:trHeight w:val="20"/>
        </w:trPr>
        <w:tc>
          <w:tcPr>
            <w:tcW w:w="2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3D7FCA" w14:textId="77777777" w:rsidR="00310F57" w:rsidRPr="00310F57" w:rsidRDefault="00310F57" w:rsidP="00310F57">
            <w:r w:rsidRPr="00310F57">
              <w:t>3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5C381C" w14:textId="77777777" w:rsidR="00310F57" w:rsidRPr="00310F57" w:rsidRDefault="00310F57" w:rsidP="00310F57">
            <w:r w:rsidRPr="00310F57">
              <w:t>1527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E147D7" w14:textId="77777777" w:rsidR="00310F57" w:rsidRPr="00310F57" w:rsidRDefault="00310F57" w:rsidP="00310F57"/>
        </w:tc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8DC964" w14:textId="715A58CB" w:rsidR="00310F57" w:rsidRPr="00310F57" w:rsidRDefault="00310F57" w:rsidP="00310F57">
            <w:r w:rsidRPr="00310F57">
              <w:t>6058</w:t>
            </w:r>
          </w:p>
        </w:tc>
      </w:tr>
      <w:tr w:rsidR="00310F57" w:rsidRPr="00310F57" w14:paraId="68C45390" w14:textId="77777777" w:rsidTr="00310F57">
        <w:trPr>
          <w:trHeight w:val="20"/>
        </w:trPr>
        <w:tc>
          <w:tcPr>
            <w:tcW w:w="2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19BB6C" w14:textId="77777777" w:rsidR="00310F57" w:rsidRPr="00310F57" w:rsidRDefault="00310F57" w:rsidP="00310F57">
            <w:r w:rsidRPr="00310F57">
              <w:t>4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37D767" w14:textId="77777777" w:rsidR="00310F57" w:rsidRPr="00310F57" w:rsidRDefault="00310F57" w:rsidP="00310F57">
            <w:r w:rsidRPr="00310F57">
              <w:t>1837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4F7AF6" w14:textId="77777777" w:rsidR="00310F57" w:rsidRPr="00310F57" w:rsidRDefault="00310F57" w:rsidP="00310F57"/>
        </w:tc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2D0276" w14:textId="1D20D77F" w:rsidR="00310F57" w:rsidRPr="00310F57" w:rsidRDefault="00310F57" w:rsidP="00310F57">
            <w:r w:rsidRPr="00310F57">
              <w:t>6294</w:t>
            </w:r>
          </w:p>
        </w:tc>
      </w:tr>
      <w:tr w:rsidR="00310F57" w:rsidRPr="00310F57" w14:paraId="69F17085" w14:textId="77777777" w:rsidTr="00310F57">
        <w:trPr>
          <w:trHeight w:val="20"/>
        </w:trPr>
        <w:tc>
          <w:tcPr>
            <w:tcW w:w="2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C6AE54" w14:textId="77777777" w:rsidR="00310F57" w:rsidRPr="00310F57" w:rsidRDefault="00310F57" w:rsidP="00310F57">
            <w:r w:rsidRPr="00310F57">
              <w:t>5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1A9F63" w14:textId="77777777" w:rsidR="00310F57" w:rsidRPr="00310F57" w:rsidRDefault="00310F57" w:rsidP="00310F57">
            <w:r w:rsidRPr="00310F57">
              <w:t>2022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616EC3" w14:textId="77777777" w:rsidR="00310F57" w:rsidRPr="00310F57" w:rsidRDefault="00310F57" w:rsidP="00310F57"/>
        </w:tc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E2E17E" w14:textId="2851B071" w:rsidR="00310F57" w:rsidRPr="00310F57" w:rsidRDefault="00310F57" w:rsidP="00310F57">
            <w:r w:rsidRPr="00310F57">
              <w:t>6415</w:t>
            </w:r>
          </w:p>
        </w:tc>
      </w:tr>
      <w:tr w:rsidR="00310F57" w:rsidRPr="00310F57" w14:paraId="01541A5A" w14:textId="77777777" w:rsidTr="00310F57">
        <w:trPr>
          <w:trHeight w:val="20"/>
        </w:trPr>
        <w:tc>
          <w:tcPr>
            <w:tcW w:w="2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767EAC" w14:textId="77777777" w:rsidR="00310F57" w:rsidRPr="00310F57" w:rsidRDefault="00310F57" w:rsidP="00310F57">
            <w:r w:rsidRPr="00310F57">
              <w:t>6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E67CF3" w14:textId="77777777" w:rsidR="00310F57" w:rsidRPr="00310F57" w:rsidRDefault="00310F57" w:rsidP="00310F57">
            <w:r w:rsidRPr="00310F57">
              <w:t>2115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5468D7" w14:textId="77777777" w:rsidR="00310F57" w:rsidRPr="00310F57" w:rsidRDefault="00310F57" w:rsidP="00310F57"/>
        </w:tc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46F5E5" w14:textId="77777777" w:rsidR="00310F57" w:rsidRPr="00310F57" w:rsidRDefault="00310F57" w:rsidP="00310F57">
            <w:r w:rsidRPr="00310F57">
              <w:t>6743</w:t>
            </w:r>
          </w:p>
        </w:tc>
      </w:tr>
      <w:tr w:rsidR="00310F57" w:rsidRPr="00310F57" w14:paraId="3F02D8A5" w14:textId="77777777" w:rsidTr="00310F57">
        <w:trPr>
          <w:trHeight w:val="20"/>
        </w:trPr>
        <w:tc>
          <w:tcPr>
            <w:tcW w:w="2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839F1A" w14:textId="77777777" w:rsidR="00310F57" w:rsidRPr="00310F57" w:rsidRDefault="00310F57" w:rsidP="00310F57">
            <w:r w:rsidRPr="00310F57">
              <w:t>7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7B68F5" w14:textId="77777777" w:rsidR="00310F57" w:rsidRPr="00310F57" w:rsidRDefault="00310F57" w:rsidP="00310F57">
            <w:r w:rsidRPr="00310F57">
              <w:t>2055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767368" w14:textId="77777777" w:rsidR="00310F57" w:rsidRPr="00310F57" w:rsidRDefault="00310F57" w:rsidP="00310F57"/>
        </w:tc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362A55" w14:textId="77777777" w:rsidR="00310F57" w:rsidRPr="00310F57" w:rsidRDefault="00310F57" w:rsidP="00310F57">
            <w:r w:rsidRPr="00310F57">
              <w:t>6639</w:t>
            </w:r>
          </w:p>
        </w:tc>
      </w:tr>
      <w:tr w:rsidR="00310F57" w:rsidRPr="00310F57" w14:paraId="06CF7472" w14:textId="77777777" w:rsidTr="00310F57">
        <w:trPr>
          <w:trHeight w:val="20"/>
        </w:trPr>
        <w:tc>
          <w:tcPr>
            <w:tcW w:w="2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3DFCA5" w14:textId="77777777" w:rsidR="00310F57" w:rsidRPr="00310F57" w:rsidRDefault="00310F57" w:rsidP="00310F57">
            <w:r w:rsidRPr="00310F57">
              <w:t>8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122374" w14:textId="77777777" w:rsidR="00310F57" w:rsidRPr="00310F57" w:rsidRDefault="00310F57" w:rsidP="00310F57">
            <w:r w:rsidRPr="00310F57">
              <w:t>2091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E6E6FF" w14:textId="77777777" w:rsidR="00310F57" w:rsidRPr="00310F57" w:rsidRDefault="00310F57" w:rsidP="00310F57"/>
        </w:tc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386D8C" w14:textId="77777777" w:rsidR="00310F57" w:rsidRPr="00310F57" w:rsidRDefault="00310F57" w:rsidP="00310F57">
            <w:r w:rsidRPr="00310F57">
              <w:t>6524</w:t>
            </w:r>
          </w:p>
        </w:tc>
      </w:tr>
      <w:tr w:rsidR="00310F57" w:rsidRPr="00310F57" w14:paraId="76917D5F" w14:textId="77777777" w:rsidTr="00310F57">
        <w:trPr>
          <w:trHeight w:val="20"/>
        </w:trPr>
        <w:tc>
          <w:tcPr>
            <w:tcW w:w="2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B2F20F" w14:textId="77777777" w:rsidR="00310F57" w:rsidRPr="00310F57" w:rsidRDefault="00310F57" w:rsidP="00310F57">
            <w:r w:rsidRPr="00310F57">
              <w:t>9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FD0F93" w14:textId="77777777" w:rsidR="00310F57" w:rsidRPr="00310F57" w:rsidRDefault="00310F57" w:rsidP="00310F57">
            <w:r w:rsidRPr="00310F57">
              <w:t>2074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4B6A57" w14:textId="77777777" w:rsidR="00310F57" w:rsidRPr="00310F57" w:rsidRDefault="00310F57" w:rsidP="00310F57"/>
        </w:tc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3B9A0B" w14:textId="77777777" w:rsidR="00310F57" w:rsidRPr="00310F57" w:rsidRDefault="00310F57" w:rsidP="00310F57">
            <w:r w:rsidRPr="00310F57">
              <w:t>6337</w:t>
            </w:r>
          </w:p>
        </w:tc>
      </w:tr>
      <w:tr w:rsidR="00310F57" w:rsidRPr="00310F57" w14:paraId="3493BFB7" w14:textId="77777777" w:rsidTr="00310F57">
        <w:trPr>
          <w:trHeight w:val="20"/>
        </w:trPr>
        <w:tc>
          <w:tcPr>
            <w:tcW w:w="2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839C7F" w14:textId="77777777" w:rsidR="00310F57" w:rsidRPr="00310F57" w:rsidRDefault="00310F57" w:rsidP="00310F57">
            <w:r w:rsidRPr="00310F57">
              <w:t>10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179F0F" w14:textId="77777777" w:rsidR="00310F57" w:rsidRPr="00310F57" w:rsidRDefault="00310F57" w:rsidP="00310F57">
            <w:r w:rsidRPr="00310F57">
              <w:t>2038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3DE402" w14:textId="77777777" w:rsidR="00310F57" w:rsidRPr="00310F57" w:rsidRDefault="00310F57" w:rsidP="00310F57"/>
        </w:tc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60E73C" w14:textId="77777777" w:rsidR="00310F57" w:rsidRPr="00310F57" w:rsidRDefault="00310F57" w:rsidP="00310F57">
            <w:r w:rsidRPr="00310F57">
              <w:t>6034</w:t>
            </w:r>
          </w:p>
        </w:tc>
      </w:tr>
      <w:tr w:rsidR="00310F57" w:rsidRPr="00310F57" w14:paraId="334CA88F" w14:textId="77777777" w:rsidTr="00310F57">
        <w:trPr>
          <w:trHeight w:val="20"/>
        </w:trPr>
        <w:tc>
          <w:tcPr>
            <w:tcW w:w="2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2E9DEF" w14:textId="77777777" w:rsidR="00310F57" w:rsidRPr="00310F57" w:rsidRDefault="00310F57" w:rsidP="00310F57">
            <w:r w:rsidRPr="00310F57">
              <w:t>11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6D941E" w14:textId="77777777" w:rsidR="00310F57" w:rsidRPr="00310F57" w:rsidRDefault="00310F57" w:rsidP="00310F57">
            <w:r w:rsidRPr="00310F57">
              <w:t>2042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D828E0" w14:textId="77777777" w:rsidR="00310F57" w:rsidRPr="00310F57" w:rsidRDefault="00310F57" w:rsidP="00310F57"/>
        </w:tc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A4FB61" w14:textId="77777777" w:rsidR="00310F57" w:rsidRPr="00310F57" w:rsidRDefault="00310F57" w:rsidP="00310F57">
            <w:r w:rsidRPr="00310F57">
              <w:t>5772</w:t>
            </w:r>
          </w:p>
        </w:tc>
      </w:tr>
      <w:tr w:rsidR="00310F57" w:rsidRPr="00310F57" w14:paraId="529520D2" w14:textId="77777777" w:rsidTr="00310F57">
        <w:trPr>
          <w:trHeight w:val="20"/>
        </w:trPr>
        <w:tc>
          <w:tcPr>
            <w:tcW w:w="20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EB3438" w14:textId="77777777" w:rsidR="00310F57" w:rsidRPr="00310F57" w:rsidRDefault="00310F57" w:rsidP="00310F57">
            <w:r w:rsidRPr="00310F57">
              <w:t>12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3EF9A6" w14:textId="77777777" w:rsidR="00310F57" w:rsidRPr="00310F57" w:rsidRDefault="00310F57" w:rsidP="00310F57">
            <w:r w:rsidRPr="00310F57">
              <w:t>1973</w:t>
            </w:r>
          </w:p>
        </w:tc>
        <w:tc>
          <w:tcPr>
            <w:tcW w:w="2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FC1CB6" w14:textId="77777777" w:rsidR="00310F57" w:rsidRPr="00310F57" w:rsidRDefault="00310F57" w:rsidP="00310F57"/>
        </w:tc>
        <w:tc>
          <w:tcPr>
            <w:tcW w:w="22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E64FED" w14:textId="77777777" w:rsidR="00310F57" w:rsidRPr="00310F57" w:rsidRDefault="00310F57" w:rsidP="00310F57">
            <w:r w:rsidRPr="00310F57">
              <w:t>5569</w:t>
            </w:r>
          </w:p>
        </w:tc>
      </w:tr>
    </w:tbl>
    <w:p w14:paraId="18A33058" w14:textId="60FA1C30" w:rsidR="004D6237" w:rsidRPr="00426632" w:rsidRDefault="004D6237">
      <w:pPr>
        <w:rPr>
          <w:rStyle w:val="SubtleEmphasis"/>
        </w:rPr>
      </w:pPr>
    </w:p>
    <w:p w14:paraId="671AE146" w14:textId="7F98813E" w:rsidR="00B208B7" w:rsidRDefault="00101038" w:rsidP="00101038">
      <w:pPr>
        <w:pStyle w:val="Heading1"/>
      </w:pPr>
      <w:r w:rsidRPr="00101038">
        <w:t>Engine</w:t>
      </w:r>
    </w:p>
    <w:p w14:paraId="0C921EAF" w14:textId="114BE4CF" w:rsidR="00ED2EFC" w:rsidRDefault="00ED2EFC" w:rsidP="00ED2EFC">
      <w:pPr>
        <w:pStyle w:val="Heading2"/>
      </w:pPr>
      <w:r>
        <w:t>Engine calculations</w:t>
      </w:r>
    </w:p>
    <w:p w14:paraId="5693E26C" w14:textId="6583BA56" w:rsidR="00397B2D" w:rsidRDefault="00397B2D" w:rsidP="00397B2D">
      <w:r>
        <w:t>For now, all calculations are made in one thread, for every step of the simulation (that equals for now to 1/120 sec)</w:t>
      </w:r>
      <w:r w:rsidR="00D72C52">
        <w:t>.</w:t>
      </w:r>
      <w:r w:rsidR="005A09C4">
        <w:t xml:space="preserve"> </w:t>
      </w:r>
    </w:p>
    <w:p w14:paraId="0DBDA5CE" w14:textId="3980D5DA" w:rsidR="00E73B0C" w:rsidRPr="008517E3" w:rsidRDefault="00E73B0C" w:rsidP="00397B2D">
      <w:r>
        <w:t>Engine includes two managers</w:t>
      </w:r>
      <w:r w:rsidR="00631832">
        <w:t xml:space="preserve">: </w:t>
      </w:r>
      <w:proofErr w:type="spellStart"/>
      <w:r w:rsidR="00631832" w:rsidRPr="00285836">
        <w:rPr>
          <w:b/>
          <w:bCs/>
        </w:rPr>
        <w:t>ConductionTransferManager</w:t>
      </w:r>
      <w:proofErr w:type="spellEnd"/>
      <w:r w:rsidR="00631832">
        <w:t xml:space="preserve"> and </w:t>
      </w:r>
      <w:proofErr w:type="spellStart"/>
      <w:r w:rsidR="00631832" w:rsidRPr="00285836">
        <w:rPr>
          <w:b/>
          <w:bCs/>
        </w:rPr>
        <w:t>RadiationHeatManager</w:t>
      </w:r>
      <w:proofErr w:type="spellEnd"/>
      <w:r w:rsidR="008E578E">
        <w:t>, where heat transfers are being calculated.</w:t>
      </w:r>
    </w:p>
    <w:p w14:paraId="439B21EB" w14:textId="13845ECF" w:rsidR="008517E3" w:rsidRDefault="008517E3" w:rsidP="00397B2D">
      <w:pPr>
        <w:rPr>
          <w:rFonts w:eastAsiaTheme="minorEastAsia"/>
        </w:rPr>
      </w:pPr>
      <w:r>
        <w:t>Now Engine optimized to perform conduction transfer with time</w:t>
      </w:r>
      <w:r w:rsidR="00ED3963">
        <w:t xml:space="preserve"> </w:t>
      </w:r>
      <m:oMath>
        <m:r>
          <w:rPr>
            <w:rFonts w:ascii="Cambria Math" w:hAnsi="Cambria Math"/>
          </w:rPr>
          <m:t>O(n)</m:t>
        </m:r>
      </m:oMath>
      <w:r>
        <w:t xml:space="preserve">, where n is </w:t>
      </w:r>
      <w:r w:rsidR="00ED3963">
        <w:t xml:space="preserve">count of objects and radiation transfer in time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="00E64F1F">
        <w:rPr>
          <w:rFonts w:eastAsiaTheme="minorEastAsia"/>
        </w:rPr>
        <w:t>.  Radiation transfer will be remade after.</w:t>
      </w:r>
    </w:p>
    <w:p w14:paraId="06DB6FDB" w14:textId="42B31439" w:rsidR="007A598C" w:rsidRDefault="007A598C" w:rsidP="007A598C">
      <w:pPr>
        <w:pStyle w:val="Heading2"/>
      </w:pPr>
      <w:proofErr w:type="spellStart"/>
      <w:r>
        <w:lastRenderedPageBreak/>
        <w:t>OptimizationManager</w:t>
      </w:r>
      <w:proofErr w:type="spellEnd"/>
    </w:p>
    <w:p w14:paraId="7FCDE37E" w14:textId="14CF6B36" w:rsidR="00863BAF" w:rsidRPr="00AF0B19" w:rsidRDefault="00863BAF" w:rsidP="00863BAF">
      <w:r w:rsidRPr="00AF0B19">
        <w:t xml:space="preserve">The </w:t>
      </w:r>
      <w:proofErr w:type="spellStart"/>
      <w:r w:rsidRPr="00AF0B19">
        <w:rPr>
          <w:b/>
          <w:bCs/>
        </w:rPr>
        <w:t>OptimizationManager</w:t>
      </w:r>
      <w:proofErr w:type="spellEnd"/>
      <w:r w:rsidRPr="00AF0B19">
        <w:t xml:space="preserve"> class provides methods for optimizing the engine by setting adj</w:t>
      </w:r>
      <w:r w:rsidR="001F68D3" w:rsidRPr="00AF0B19">
        <w:t>a</w:t>
      </w:r>
      <w:r w:rsidRPr="00AF0B19">
        <w:t>cent squares to be touching. We don’t have</w:t>
      </w:r>
      <w:r w:rsidR="001F68D3" w:rsidRPr="00AF0B19">
        <w:t xml:space="preserve"> to check</w:t>
      </w:r>
      <w:r w:rsidRPr="00AF0B19">
        <w:t xml:space="preserve"> if objects are touching on every time step</w:t>
      </w:r>
      <w:r w:rsidR="00E560ED" w:rsidRPr="00AF0B19">
        <w:t>, so it will be done before the simulation starts.</w:t>
      </w:r>
      <w:r w:rsidR="008430A6">
        <w:t xml:space="preserve"> Optimization has a big enough time complexity, but it will be done only once before the start of the engine.</w:t>
      </w:r>
    </w:p>
    <w:p w14:paraId="289D08BF" w14:textId="40D51E1A" w:rsidR="00A8171A" w:rsidRDefault="00AE5478" w:rsidP="00AE5478">
      <w:pPr>
        <w:pStyle w:val="Heading3"/>
      </w:pPr>
      <w:r>
        <w:t>Functions</w:t>
      </w:r>
    </w:p>
    <w:p w14:paraId="0D0D32AD" w14:textId="7046B3EC" w:rsidR="00AE5478" w:rsidRPr="005B3FF7" w:rsidRDefault="001472AE" w:rsidP="00AE5478">
      <w:pPr>
        <w:pStyle w:val="ListParagraph"/>
        <w:numPr>
          <w:ilvl w:val="0"/>
          <w:numId w:val="11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public static void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Optimize(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EngineObject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objects) – main function of the class, that clears optimized data and recalculates it. Called only after some changes are </w:t>
      </w:r>
      <w:r w:rsidR="005B3FF7">
        <w:rPr>
          <w:rFonts w:ascii="Cascadia Mono" w:hAnsi="Cascadia Mono" w:cs="Cascadia Mono"/>
          <w:color w:val="000000"/>
          <w:kern w:val="0"/>
          <w:sz w:val="19"/>
          <w:szCs w:val="19"/>
        </w:rPr>
        <w:t>made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 the simulation.</w:t>
      </w:r>
    </w:p>
    <w:p w14:paraId="0CC4C4C5" w14:textId="3CC2A90E" w:rsidR="005B3FF7" w:rsidRPr="00963ADE" w:rsidRDefault="005B3FF7" w:rsidP="00AE5478">
      <w:pPr>
        <w:pStyle w:val="ListParagraph"/>
        <w:numPr>
          <w:ilvl w:val="0"/>
          <w:numId w:val="11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private static void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FillExternalSquares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GrainSquare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 squares1, List&lt;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GrainSquare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squares2) - </w:t>
      </w:r>
      <w:r w:rsidR="00E05DFF">
        <w:rPr>
          <w:rFonts w:ascii="Cascadia Mono" w:hAnsi="Cascadia Mono" w:cs="Cascadia Mono"/>
          <w:color w:val="000000"/>
          <w:kern w:val="0"/>
          <w:sz w:val="19"/>
          <w:szCs w:val="19"/>
        </w:rPr>
        <w:t>f</w:t>
      </w:r>
      <w:r w:rsidR="00DB62F3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ill </w:t>
      </w:r>
      <w:proofErr w:type="spellStart"/>
      <w:r w:rsidR="00DB62F3">
        <w:rPr>
          <w:rFonts w:ascii="Cascadia Mono" w:hAnsi="Cascadia Mono" w:cs="Cascadia Mono"/>
          <w:color w:val="000000"/>
          <w:kern w:val="0"/>
          <w:sz w:val="19"/>
          <w:szCs w:val="19"/>
        </w:rPr>
        <w:t>adjuscent</w:t>
      </w:r>
      <w:proofErr w:type="spellEnd"/>
      <w:r w:rsidR="00DB62F3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squares for two lists of squares</w:t>
      </w:r>
    </w:p>
    <w:p w14:paraId="2A0FDCE4" w14:textId="1E781BE6" w:rsidR="00963ADE" w:rsidRPr="00963ADE" w:rsidRDefault="00963ADE" w:rsidP="00AE5478">
      <w:pPr>
        <w:pStyle w:val="ListParagraph"/>
        <w:numPr>
          <w:ilvl w:val="0"/>
          <w:numId w:val="11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private static void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OptimizeTouching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EngineObject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objects) - </w:t>
      </w:r>
      <w:r w:rsidR="00E05DFF">
        <w:rPr>
          <w:rFonts w:ascii="Cascadia Mono" w:hAnsi="Cascadia Mono" w:cs="Cascadia Mono"/>
          <w:color w:val="000000"/>
          <w:kern w:val="0"/>
          <w:sz w:val="19"/>
          <w:szCs w:val="19"/>
        </w:rPr>
        <w:t>o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ptimize touching objects, by setting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adjuscent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squares for every square of an object</w:t>
      </w:r>
    </w:p>
    <w:p w14:paraId="68CD2AC6" w14:textId="53D25E86" w:rsidR="00963ADE" w:rsidRPr="00AE5478" w:rsidRDefault="00963ADE" w:rsidP="00AE5478">
      <w:pPr>
        <w:pStyle w:val="ListParagraph"/>
        <w:numPr>
          <w:ilvl w:val="0"/>
          <w:numId w:val="11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public static void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ClearOptimization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EngineObject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objects) - </w:t>
      </w:r>
      <w:r w:rsidR="00E05DFF">
        <w:rPr>
          <w:rFonts w:ascii="Cascadia Mono" w:hAnsi="Cascadia Mono" w:cs="Cascadia Mono"/>
          <w:color w:val="000000"/>
          <w:kern w:val="0"/>
          <w:sz w:val="19"/>
          <w:szCs w:val="19"/>
        </w:rPr>
        <w:t>clear optimization</w:t>
      </w:r>
    </w:p>
    <w:p w14:paraId="67FD78A0" w14:textId="4B298ACE" w:rsidR="00B45D7C" w:rsidRDefault="00B45D7C" w:rsidP="00B45D7C">
      <w:pPr>
        <w:pStyle w:val="Heading2"/>
      </w:pPr>
      <w:proofErr w:type="spellStart"/>
      <w:r>
        <w:t>Radiation</w:t>
      </w:r>
      <w:r w:rsidR="002F2F2C">
        <w:t>TransferManager</w:t>
      </w:r>
      <w:proofErr w:type="spellEnd"/>
    </w:p>
    <w:p w14:paraId="1C78E948" w14:textId="3FCACE71" w:rsidR="002F2F2C" w:rsidRDefault="00381179" w:rsidP="002F2F2C">
      <w:r>
        <w:t xml:space="preserve">The </w:t>
      </w:r>
      <w:proofErr w:type="spellStart"/>
      <w:r w:rsidRPr="00285836">
        <w:rPr>
          <w:b/>
          <w:bCs/>
        </w:rPr>
        <w:t>RadiationTransferManager</w:t>
      </w:r>
      <w:proofErr w:type="spellEnd"/>
      <w:r>
        <w:t xml:space="preserve"> provides methods for calculating and transfer</w:t>
      </w:r>
      <w:r w:rsidR="00CA5440">
        <w:t xml:space="preserve">ring radiation </w:t>
      </w:r>
      <w:r w:rsidR="00650D38">
        <w:t xml:space="preserve">heat between objects in the simulation. It includes methods for transferring radiation heat between </w:t>
      </w:r>
      <w:r w:rsidR="00C40B0B">
        <w:t>two objects and radiation heat loss to air.</w:t>
      </w:r>
    </w:p>
    <w:p w14:paraId="29CDD666" w14:textId="6A8E205E" w:rsidR="00285836" w:rsidRDefault="00285836" w:rsidP="00285836">
      <w:pPr>
        <w:pStyle w:val="Heading3"/>
      </w:pPr>
      <w:r>
        <w:t>Functions</w:t>
      </w:r>
    </w:p>
    <w:p w14:paraId="5F2555C2" w14:textId="5C0507D0" w:rsidR="000C65D1" w:rsidRPr="005172EB" w:rsidRDefault="000C65D1" w:rsidP="000C65D1">
      <w:pPr>
        <w:pStyle w:val="ListParagraph"/>
        <w:numPr>
          <w:ilvl w:val="0"/>
          <w:numId w:val="9"/>
        </w:numPr>
      </w:pPr>
      <w:r>
        <w:t>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ublic static void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TransferRadiationHeat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EngineObject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objects) </w:t>
      </w:r>
      <w:r w:rsidR="00BA0C9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– </w:t>
      </w:r>
      <w:r w:rsidR="00857B93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main method of the class, provides </w:t>
      </w:r>
      <w:r w:rsidR="00BA0C99">
        <w:rPr>
          <w:rFonts w:ascii="Cascadia Mono" w:hAnsi="Cascadia Mono" w:cs="Cascadia Mono"/>
          <w:color w:val="000000"/>
          <w:kern w:val="0"/>
          <w:sz w:val="19"/>
          <w:szCs w:val="19"/>
        </w:rPr>
        <w:t>transferring radiation heat loss to air, then transferring radiation heat between objects</w:t>
      </w:r>
      <w:r w:rsidR="00763B4A"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</w:p>
    <w:p w14:paraId="7D50BD67" w14:textId="67F83416" w:rsidR="005172EB" w:rsidRPr="00412797" w:rsidRDefault="005172EB" w:rsidP="000C65D1">
      <w:pPr>
        <w:pStyle w:val="ListParagraph"/>
        <w:numPr>
          <w:ilvl w:val="0"/>
          <w:numId w:val="9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private static void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TransferRadiationHeatLooseToAir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EngineObject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obj) – transfers radiation heat loss to air</w:t>
      </w:r>
    </w:p>
    <w:p w14:paraId="517E8F62" w14:textId="25120FBB" w:rsidR="00412797" w:rsidRPr="00020B78" w:rsidRDefault="00412797" w:rsidP="000C65D1">
      <w:pPr>
        <w:pStyle w:val="ListParagraph"/>
        <w:numPr>
          <w:ilvl w:val="0"/>
          <w:numId w:val="9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private static void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TransferRadiationBetweenTwoObjects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EngineObject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obj1,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EngineObject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obj2) – transfer radiation heat between two objects</w:t>
      </w:r>
    </w:p>
    <w:p w14:paraId="76A86939" w14:textId="728EB359" w:rsidR="00020B78" w:rsidRDefault="00020B78" w:rsidP="00020B78">
      <w:pPr>
        <w:pStyle w:val="Heading2"/>
      </w:pPr>
      <w:proofErr w:type="spellStart"/>
      <w:r>
        <w:t>ConductionTransferManager</w:t>
      </w:r>
      <w:proofErr w:type="spellEnd"/>
    </w:p>
    <w:p w14:paraId="3471B07C" w14:textId="57D650B6" w:rsidR="00020B78" w:rsidRDefault="008E3175" w:rsidP="00020B78">
      <w:r>
        <w:t xml:space="preserve">The </w:t>
      </w:r>
      <w:proofErr w:type="spellStart"/>
      <w:r>
        <w:t>ConductionTransferManager</w:t>
      </w:r>
      <w:proofErr w:type="spellEnd"/>
      <w:r>
        <w:t xml:space="preserve"> class provides m</w:t>
      </w:r>
      <w:r w:rsidR="004331BF">
        <w:t>ethods for calculating and transferring conduction heat between objects in the simulation</w:t>
      </w:r>
      <w:r w:rsidR="006E700C">
        <w:t>,</w:t>
      </w:r>
    </w:p>
    <w:p w14:paraId="699BDCCB" w14:textId="46FD9F87" w:rsidR="00BE162F" w:rsidRDefault="00BE162F" w:rsidP="00BE162F">
      <w:pPr>
        <w:pStyle w:val="Heading3"/>
      </w:pPr>
      <w:r>
        <w:t>Functions</w:t>
      </w:r>
    </w:p>
    <w:p w14:paraId="7D5377E3" w14:textId="44F401AC" w:rsidR="00BE162F" w:rsidRPr="00506595" w:rsidRDefault="00BE162F" w:rsidP="00BE162F">
      <w:pPr>
        <w:pStyle w:val="ListParagraph"/>
        <w:numPr>
          <w:ilvl w:val="0"/>
          <w:numId w:val="10"/>
        </w:numPr>
      </w:pPr>
      <w:r w:rsidRPr="00BE162F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public static void </w:t>
      </w:r>
      <w:proofErr w:type="spellStart"/>
      <w:proofErr w:type="gramStart"/>
      <w:r w:rsidRPr="00BE162F">
        <w:rPr>
          <w:rFonts w:ascii="Cascadia Mono" w:hAnsi="Cascadia Mono" w:cs="Cascadia Mono"/>
          <w:color w:val="000000"/>
          <w:kern w:val="0"/>
          <w:sz w:val="19"/>
          <w:szCs w:val="19"/>
        </w:rPr>
        <w:t>TransferConductionHeat</w:t>
      </w:r>
      <w:proofErr w:type="spellEnd"/>
      <w:r w:rsidRPr="00BE162F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BE162F">
        <w:rPr>
          <w:rFonts w:ascii="Cascadia Mono" w:hAnsi="Cascadia Mono" w:cs="Cascadia Mono"/>
          <w:color w:val="000000"/>
          <w:kern w:val="0"/>
          <w:sz w:val="19"/>
          <w:szCs w:val="19"/>
        </w:rPr>
        <w:t>List&lt;</w:t>
      </w:r>
      <w:proofErr w:type="spellStart"/>
      <w:r w:rsidRPr="00BE162F">
        <w:rPr>
          <w:rFonts w:ascii="Cascadia Mono" w:hAnsi="Cascadia Mono" w:cs="Cascadia Mono"/>
          <w:color w:val="000000"/>
          <w:kern w:val="0"/>
          <w:sz w:val="19"/>
          <w:szCs w:val="19"/>
        </w:rPr>
        <w:t>EngineObject</w:t>
      </w:r>
      <w:proofErr w:type="spellEnd"/>
      <w:r w:rsidRPr="00BE162F">
        <w:rPr>
          <w:rFonts w:ascii="Cascadia Mono" w:hAnsi="Cascadia Mono" w:cs="Cascadia Mono"/>
          <w:color w:val="000000"/>
          <w:kern w:val="0"/>
          <w:sz w:val="19"/>
          <w:szCs w:val="19"/>
        </w:rPr>
        <w:t>&gt; objects)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– main </w:t>
      </w:r>
      <w:r w:rsidR="0006615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method of the class, transfers heat between all </w:t>
      </w:r>
      <w:proofErr w:type="spellStart"/>
      <w:r w:rsidR="00066154">
        <w:rPr>
          <w:rFonts w:ascii="Cascadia Mono" w:hAnsi="Cascadia Mono" w:cs="Cascadia Mono"/>
          <w:color w:val="000000"/>
          <w:kern w:val="0"/>
          <w:sz w:val="19"/>
          <w:szCs w:val="19"/>
        </w:rPr>
        <w:t>GrainSquares</w:t>
      </w:r>
      <w:proofErr w:type="spellEnd"/>
      <w:r w:rsidR="0006615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of</w:t>
      </w:r>
      <w:r w:rsidR="0050659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the objects.</w:t>
      </w:r>
    </w:p>
    <w:p w14:paraId="3C022183" w14:textId="51BC2B16" w:rsidR="00506595" w:rsidRPr="00E674F8" w:rsidRDefault="00E81FE2" w:rsidP="00BE162F">
      <w:pPr>
        <w:pStyle w:val="ListParagraph"/>
        <w:numPr>
          <w:ilvl w:val="0"/>
          <w:numId w:val="10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private static void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TransferHeatForObject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EngineObject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obj)</w:t>
      </w:r>
      <w:r w:rsidRPr="00E81FE2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916C32">
        <w:rPr>
          <w:rFonts w:ascii="Cascadia Mono" w:hAnsi="Cascadia Mono" w:cs="Cascadia Mono"/>
          <w:color w:val="000000"/>
          <w:kern w:val="0"/>
          <w:sz w:val="19"/>
          <w:szCs w:val="19"/>
        </w:rPr>
        <w:t>–</w:t>
      </w:r>
      <w:r w:rsidRPr="00E81FE2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916C32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transfers heat </w:t>
      </w:r>
      <w:r w:rsidR="00C174A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for every </w:t>
      </w:r>
      <w:proofErr w:type="spellStart"/>
      <w:r w:rsidR="00C174AD">
        <w:rPr>
          <w:rFonts w:ascii="Cascadia Mono" w:hAnsi="Cascadia Mono" w:cs="Cascadia Mono"/>
          <w:color w:val="000000"/>
          <w:kern w:val="0"/>
          <w:sz w:val="19"/>
          <w:szCs w:val="19"/>
        </w:rPr>
        <w:t>GrainSquare</w:t>
      </w:r>
      <w:proofErr w:type="spellEnd"/>
      <w:r w:rsidR="00C174A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with its adjacent squares.</w:t>
      </w:r>
    </w:p>
    <w:p w14:paraId="667D17BE" w14:textId="7D9357BC" w:rsidR="00E674F8" w:rsidRPr="00BE162F" w:rsidRDefault="00E674F8" w:rsidP="00BE162F">
      <w:pPr>
        <w:pStyle w:val="ListParagraph"/>
        <w:numPr>
          <w:ilvl w:val="0"/>
          <w:numId w:val="10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private static void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TranferHeatBetweenTwoSquares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GrainSquare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sq1,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GrainSquare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sq2) – transfers heat between two adjacent squares based on calculated formulae.</w:t>
      </w:r>
    </w:p>
    <w:p w14:paraId="1884A123" w14:textId="1F5BB268" w:rsidR="00101038" w:rsidRDefault="00101038" w:rsidP="00101038">
      <w:pPr>
        <w:pStyle w:val="Heading2"/>
      </w:pPr>
      <w:r>
        <w:t>Objects</w:t>
      </w:r>
    </w:p>
    <w:p w14:paraId="4637612D" w14:textId="2FAE419C" w:rsidR="00101038" w:rsidRDefault="00101038" w:rsidP="00101038">
      <w:r>
        <w:t xml:space="preserve">The only object that is available now in our simulation is </w:t>
      </w:r>
      <w:proofErr w:type="spellStart"/>
      <w:r>
        <w:t>GrainSquare</w:t>
      </w:r>
      <w:proofErr w:type="spellEnd"/>
      <w:r>
        <w:t xml:space="preserve">, that is a </w:t>
      </w:r>
      <w:r w:rsidR="00F96B73">
        <w:t xml:space="preserve">basic object of our simulation. Inherited from the public abstract class </w:t>
      </w:r>
      <w:proofErr w:type="spellStart"/>
      <w:r w:rsidR="00F96B73">
        <w:t>EngineObject</w:t>
      </w:r>
      <w:proofErr w:type="spellEnd"/>
      <w:r w:rsidR="00F96B73">
        <w:t>.</w:t>
      </w:r>
    </w:p>
    <w:p w14:paraId="6F78BCCC" w14:textId="4587B63C" w:rsidR="000A64E7" w:rsidRDefault="000A64E7" w:rsidP="000A64E7">
      <w:pPr>
        <w:pStyle w:val="Heading3"/>
      </w:pPr>
      <w:proofErr w:type="spellStart"/>
      <w:r>
        <w:lastRenderedPageBreak/>
        <w:t>EngineObject</w:t>
      </w:r>
      <w:proofErr w:type="spellEnd"/>
    </w:p>
    <w:p w14:paraId="44882D44" w14:textId="111D5FC0" w:rsidR="000A64E7" w:rsidRPr="0058732E" w:rsidRDefault="003C55BF" w:rsidP="000A64E7">
      <w:r>
        <w:t>Public abstract class</w:t>
      </w:r>
      <w:r w:rsidR="000A64E7">
        <w:t xml:space="preserve"> implements interface </w:t>
      </w:r>
      <w:proofErr w:type="spellStart"/>
      <w:r w:rsidR="000A64E7" w:rsidRPr="003C55BF">
        <w:rPr>
          <w:b/>
          <w:bCs/>
        </w:rPr>
        <w:t>INotifyPropertyChanged</w:t>
      </w:r>
      <w:proofErr w:type="spellEnd"/>
      <w:r w:rsidRPr="003C55BF">
        <w:t xml:space="preserve">. </w:t>
      </w:r>
      <w:proofErr w:type="spellStart"/>
      <w:r w:rsidRPr="003C55BF">
        <w:t>EngineObject</w:t>
      </w:r>
      <w:proofErr w:type="spellEnd"/>
      <w:r w:rsidRPr="003C55BF">
        <w:t xml:space="preserve"> serves as the foundational class for objects in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6B07BE" w:rsidRPr="006B07BE">
        <w:t xml:space="preserve">the simulation engine, providing </w:t>
      </w:r>
      <w:r w:rsidR="006B07BE">
        <w:t>common properties like position, temperature, size, and abstract methods that must be implemented</w:t>
      </w:r>
    </w:p>
    <w:p w14:paraId="3CC5BC8C" w14:textId="04289BB3" w:rsidR="000A64E7" w:rsidRPr="006B07BE" w:rsidRDefault="000A64E7" w:rsidP="006B07BE">
      <w:pPr>
        <w:pStyle w:val="Heading4"/>
      </w:pPr>
      <w:r w:rsidRPr="006B07BE">
        <w:t>Properties</w:t>
      </w:r>
    </w:p>
    <w:p w14:paraId="30F881A2" w14:textId="783D0762" w:rsidR="005F42A6" w:rsidRDefault="005F42A6" w:rsidP="005F42A6">
      <w:pPr>
        <w:pStyle w:val="ListParagraph"/>
        <w:numPr>
          <w:ilvl w:val="0"/>
          <w:numId w:val="3"/>
        </w:numPr>
      </w:pPr>
      <w:r w:rsidRPr="008453A7">
        <w:rPr>
          <w:b/>
          <w:bCs/>
        </w:rPr>
        <w:t>Position</w:t>
      </w:r>
      <w:r>
        <w:t xml:space="preserve"> – position of the object, which point is said to be position is defined in inherited classes</w:t>
      </w:r>
    </w:p>
    <w:p w14:paraId="727119EF" w14:textId="4D420222" w:rsidR="00E76937" w:rsidRDefault="00E76937" w:rsidP="005F42A6">
      <w:pPr>
        <w:pStyle w:val="ListParagraph"/>
        <w:numPr>
          <w:ilvl w:val="0"/>
          <w:numId w:val="3"/>
        </w:numPr>
      </w:pPr>
      <w:r w:rsidRPr="008453A7">
        <w:rPr>
          <w:b/>
          <w:bCs/>
        </w:rPr>
        <w:t>Size</w:t>
      </w:r>
      <w:r>
        <w:t xml:space="preserve"> – size of the object, defined for </w:t>
      </w:r>
    </w:p>
    <w:p w14:paraId="3B72AED0" w14:textId="7983FFC8" w:rsidR="005F42A6" w:rsidRPr="005F42A6" w:rsidRDefault="005F42A6" w:rsidP="005F42A6">
      <w:pPr>
        <w:pStyle w:val="ListParagraph"/>
        <w:numPr>
          <w:ilvl w:val="0"/>
          <w:numId w:val="3"/>
        </w:numPr>
      </w:pPr>
      <w:proofErr w:type="spellStart"/>
      <w:r w:rsidRPr="008453A7">
        <w:rPr>
          <w:b/>
          <w:bCs/>
        </w:rPr>
        <w:t>SimulationTemperature</w:t>
      </w:r>
      <w:proofErr w:type="spellEnd"/>
      <w:r w:rsidRPr="005F42A6">
        <w:t xml:space="preserve"> </w:t>
      </w:r>
      <w:r>
        <w:t>-</w:t>
      </w:r>
      <w:r w:rsidRPr="005F42A6">
        <w:t xml:space="preserve"> temperature of the object at the start of the simulation, won’t be changed during the run of the Engine</w:t>
      </w:r>
    </w:p>
    <w:p w14:paraId="099D04D2" w14:textId="7640E1A8" w:rsidR="005F42A6" w:rsidRDefault="005F42A6" w:rsidP="005F42A6">
      <w:pPr>
        <w:pStyle w:val="ListParagraph"/>
        <w:numPr>
          <w:ilvl w:val="0"/>
          <w:numId w:val="3"/>
        </w:numPr>
      </w:pPr>
      <w:proofErr w:type="spellStart"/>
      <w:r w:rsidRPr="008453A7">
        <w:rPr>
          <w:b/>
          <w:bCs/>
        </w:rPr>
        <w:t>CurrentTemperature</w:t>
      </w:r>
      <w:proofErr w:type="spellEnd"/>
      <w:r>
        <w:t xml:space="preserve"> </w:t>
      </w:r>
      <w:r w:rsidR="008621D6">
        <w:t>–</w:t>
      </w:r>
      <w:r w:rsidR="008621D6" w:rsidRPr="008621D6">
        <w:t xml:space="preserve"> </w:t>
      </w:r>
      <w:r w:rsidR="008621D6">
        <w:t xml:space="preserve">temperature of the object at this moment. When engine is not running is equal to the </w:t>
      </w:r>
      <w:proofErr w:type="spellStart"/>
      <w:r w:rsidR="008621D6" w:rsidRPr="008453A7">
        <w:rPr>
          <w:b/>
          <w:bCs/>
        </w:rPr>
        <w:t>SimulationTemperature</w:t>
      </w:r>
      <w:proofErr w:type="spellEnd"/>
    </w:p>
    <w:p w14:paraId="58E0DB0C" w14:textId="13847AFA" w:rsidR="000C1EAA" w:rsidRDefault="000C1EAA" w:rsidP="000C1EAA">
      <w:pPr>
        <w:pStyle w:val="ListParagraph"/>
        <w:numPr>
          <w:ilvl w:val="0"/>
          <w:numId w:val="3"/>
        </w:numPr>
      </w:pPr>
      <w:r w:rsidRPr="008453A7">
        <w:rPr>
          <w:b/>
          <w:bCs/>
        </w:rPr>
        <w:t>Name</w:t>
      </w:r>
      <w:r>
        <w:t xml:space="preserve"> – name of the object, used as </w:t>
      </w:r>
      <w:r w:rsidR="00D61B5A">
        <w:t>an</w:t>
      </w:r>
      <w:r>
        <w:t xml:space="preserve"> ID for the object, there can’t be two objects that have the same name</w:t>
      </w:r>
    </w:p>
    <w:p w14:paraId="4E786D05" w14:textId="29D32DEC" w:rsidR="00A31B9E" w:rsidRPr="00E76937" w:rsidRDefault="00A31B9E" w:rsidP="000C1EAA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Material </w:t>
      </w:r>
      <w:r>
        <w:t>– material of the object, that includes emissivity, density, specific heat capacity</w:t>
      </w:r>
    </w:p>
    <w:p w14:paraId="7FEEE1A5" w14:textId="59079924" w:rsidR="00E76937" w:rsidRDefault="00E76937" w:rsidP="00E76937">
      <w:pPr>
        <w:pStyle w:val="Heading4"/>
      </w:pPr>
      <w:r>
        <w:t>Functions</w:t>
      </w:r>
    </w:p>
    <w:p w14:paraId="4F4CD76A" w14:textId="4D88C3F6" w:rsidR="00E76937" w:rsidRPr="00E76937" w:rsidRDefault="00E76937" w:rsidP="00E76937">
      <w:pPr>
        <w:pStyle w:val="ListParagraph"/>
        <w:numPr>
          <w:ilvl w:val="0"/>
          <w:numId w:val="4"/>
        </w:numPr>
      </w:pPr>
      <w:r w:rsidRPr="008453A7">
        <w:rPr>
          <w:b/>
          <w:bCs/>
        </w:rPr>
        <w:t xml:space="preserve">abstract public List&lt;Polygon&gt; </w:t>
      </w:r>
      <w:proofErr w:type="spellStart"/>
      <w:proofErr w:type="gramStart"/>
      <w:r w:rsidRPr="008453A7">
        <w:rPr>
          <w:b/>
          <w:bCs/>
        </w:rPr>
        <w:t>GetPolygons</w:t>
      </w:r>
      <w:proofErr w:type="spellEnd"/>
      <w:r w:rsidRPr="008453A7">
        <w:rPr>
          <w:b/>
          <w:bCs/>
        </w:rPr>
        <w:t>(</w:t>
      </w:r>
      <w:proofErr w:type="gramEnd"/>
      <w:r w:rsidRPr="008453A7">
        <w:rPr>
          <w:b/>
          <w:bCs/>
        </w:rPr>
        <w:t xml:space="preserve">) </w:t>
      </w:r>
      <w:r w:rsidRPr="008453A7">
        <w:t>- Returns polygons representing the object's shape. Must be implemented by subclasses.</w:t>
      </w:r>
    </w:p>
    <w:p w14:paraId="3BFE307C" w14:textId="542C9624" w:rsidR="00E76937" w:rsidRPr="0089021B" w:rsidRDefault="00E76937" w:rsidP="00E76937">
      <w:pPr>
        <w:pStyle w:val="ListParagraph"/>
        <w:numPr>
          <w:ilvl w:val="0"/>
          <w:numId w:val="4"/>
        </w:numPr>
      </w:pPr>
      <w:r w:rsidRPr="008453A7">
        <w:rPr>
          <w:b/>
          <w:bCs/>
        </w:rPr>
        <w:t>abstract public List&lt;</w:t>
      </w:r>
      <w:proofErr w:type="spellStart"/>
      <w:r w:rsidRPr="008453A7">
        <w:rPr>
          <w:b/>
          <w:bCs/>
        </w:rPr>
        <w:t>GrainSquare</w:t>
      </w:r>
      <w:proofErr w:type="spellEnd"/>
      <w:r w:rsidRPr="008453A7">
        <w:rPr>
          <w:b/>
          <w:bCs/>
        </w:rPr>
        <w:t xml:space="preserve">&gt; </w:t>
      </w:r>
      <w:proofErr w:type="spellStart"/>
      <w:proofErr w:type="gramStart"/>
      <w:r w:rsidRPr="008453A7">
        <w:rPr>
          <w:b/>
          <w:bCs/>
        </w:rPr>
        <w:t>GetSquares</w:t>
      </w:r>
      <w:proofErr w:type="spellEnd"/>
      <w:r w:rsidRPr="008453A7">
        <w:rPr>
          <w:b/>
          <w:bCs/>
        </w:rPr>
        <w:t>(</w:t>
      </w:r>
      <w:proofErr w:type="gramEnd"/>
      <w:r w:rsidRPr="008453A7">
        <w:rPr>
          <w:b/>
          <w:bCs/>
        </w:rPr>
        <w:t xml:space="preserve">) </w:t>
      </w:r>
      <w:r w:rsidRPr="008453A7">
        <w:t>-</w:t>
      </w:r>
      <w:r w:rsidR="00F44AB8" w:rsidRPr="008453A7">
        <w:t xml:space="preserve"> Returns the object's squares. Must be implemented by subclasses.</w:t>
      </w:r>
    </w:p>
    <w:p w14:paraId="04AF1CF1" w14:textId="69DCBC31" w:rsidR="0089021B" w:rsidRPr="001C3121" w:rsidRDefault="0089021B" w:rsidP="00E76937">
      <w:pPr>
        <w:pStyle w:val="ListParagraph"/>
        <w:numPr>
          <w:ilvl w:val="0"/>
          <w:numId w:val="4"/>
        </w:numPr>
      </w:pPr>
      <w:r w:rsidRPr="008453A7">
        <w:rPr>
          <w:b/>
          <w:bCs/>
        </w:rPr>
        <w:t xml:space="preserve">abstract public bool </w:t>
      </w:r>
      <w:proofErr w:type="spellStart"/>
      <w:proofErr w:type="gramStart"/>
      <w:r w:rsidRPr="008453A7">
        <w:rPr>
          <w:b/>
          <w:bCs/>
        </w:rPr>
        <w:t>IsVisible</w:t>
      </w:r>
      <w:proofErr w:type="spellEnd"/>
      <w:r w:rsidRPr="008453A7">
        <w:rPr>
          <w:b/>
          <w:bCs/>
        </w:rPr>
        <w:t>(</w:t>
      </w:r>
      <w:proofErr w:type="spellStart"/>
      <w:proofErr w:type="gramEnd"/>
      <w:r w:rsidRPr="008453A7">
        <w:rPr>
          <w:b/>
          <w:bCs/>
        </w:rPr>
        <w:t>CanvasManager</w:t>
      </w:r>
      <w:proofErr w:type="spellEnd"/>
      <w:r w:rsidRPr="008453A7">
        <w:rPr>
          <w:b/>
          <w:bCs/>
        </w:rPr>
        <w:t xml:space="preserve"> </w:t>
      </w:r>
      <w:proofErr w:type="spellStart"/>
      <w:r w:rsidRPr="008453A7">
        <w:rPr>
          <w:b/>
          <w:bCs/>
        </w:rPr>
        <w:t>canvasManager</w:t>
      </w:r>
      <w:proofErr w:type="spellEnd"/>
      <w:r w:rsidRPr="008453A7">
        <w:rPr>
          <w:b/>
          <w:bCs/>
        </w:rPr>
        <w:t>)</w:t>
      </w:r>
      <w:r w:rsidRPr="008453A7">
        <w:t xml:space="preserve"> - Determines if the object is visible on the given canvas. Must be implemented by subclasses.</w:t>
      </w:r>
    </w:p>
    <w:p w14:paraId="2A326F0A" w14:textId="65E3A924" w:rsidR="001C3121" w:rsidRPr="00F20BAF" w:rsidRDefault="001C3121" w:rsidP="00E76937">
      <w:pPr>
        <w:pStyle w:val="ListParagraph"/>
        <w:numPr>
          <w:ilvl w:val="0"/>
          <w:numId w:val="4"/>
        </w:numPr>
      </w:pPr>
      <w:r w:rsidRPr="008453A7">
        <w:rPr>
          <w:b/>
          <w:bCs/>
        </w:rPr>
        <w:t xml:space="preserve">abstract public void </w:t>
      </w:r>
      <w:proofErr w:type="spellStart"/>
      <w:proofErr w:type="gramStart"/>
      <w:r w:rsidRPr="008453A7">
        <w:rPr>
          <w:b/>
          <w:bCs/>
        </w:rPr>
        <w:t>GetObjectVisibleArea</w:t>
      </w:r>
      <w:proofErr w:type="spellEnd"/>
      <w:r w:rsidRPr="008453A7">
        <w:rPr>
          <w:b/>
          <w:bCs/>
        </w:rPr>
        <w:t>(</w:t>
      </w:r>
      <w:proofErr w:type="gramEnd"/>
      <w:r w:rsidRPr="008453A7">
        <w:rPr>
          <w:b/>
          <w:bCs/>
        </w:rPr>
        <w:t xml:space="preserve">out Vector2 </w:t>
      </w:r>
      <w:proofErr w:type="spellStart"/>
      <w:r w:rsidRPr="008453A7">
        <w:rPr>
          <w:b/>
          <w:bCs/>
        </w:rPr>
        <w:t>topLeft</w:t>
      </w:r>
      <w:proofErr w:type="spellEnd"/>
      <w:r w:rsidRPr="008453A7">
        <w:rPr>
          <w:b/>
          <w:bCs/>
        </w:rPr>
        <w:t xml:space="preserve">, out Vector2 </w:t>
      </w:r>
      <w:proofErr w:type="spellStart"/>
      <w:r w:rsidRPr="008453A7">
        <w:rPr>
          <w:b/>
          <w:bCs/>
        </w:rPr>
        <w:t>bottomRight</w:t>
      </w:r>
      <w:proofErr w:type="spellEnd"/>
      <w:r w:rsidRPr="008453A7">
        <w:rPr>
          <w:b/>
          <w:bCs/>
        </w:rPr>
        <w:t>)</w:t>
      </w:r>
      <w:r w:rsidRPr="008453A7">
        <w:t xml:space="preserve"> - Gets the visible area of the object. Must be implemented by subclasses.</w:t>
      </w:r>
    </w:p>
    <w:p w14:paraId="1A81B5FF" w14:textId="0E1BB374" w:rsidR="00F20BAF" w:rsidRPr="005B3BE4" w:rsidRDefault="00F20BAF" w:rsidP="00E76937">
      <w:pPr>
        <w:pStyle w:val="ListParagraph"/>
        <w:numPr>
          <w:ilvl w:val="0"/>
          <w:numId w:val="4"/>
        </w:numPr>
      </w:pPr>
      <w:r w:rsidRPr="008453A7">
        <w:rPr>
          <w:b/>
          <w:bCs/>
        </w:rPr>
        <w:t xml:space="preserve">abstract public void </w:t>
      </w:r>
      <w:proofErr w:type="spellStart"/>
      <w:proofErr w:type="gramStart"/>
      <w:r w:rsidRPr="008453A7">
        <w:rPr>
          <w:b/>
          <w:bCs/>
        </w:rPr>
        <w:t>SetStartTemperature</w:t>
      </w:r>
      <w:proofErr w:type="spellEnd"/>
      <w:r w:rsidRPr="008453A7">
        <w:t>(</w:t>
      </w:r>
      <w:proofErr w:type="gramEnd"/>
      <w:r w:rsidRPr="008453A7">
        <w:t>)</w:t>
      </w:r>
      <w:r w:rsidR="00062595" w:rsidRPr="008453A7">
        <w:t xml:space="preserve"> - Sets the starting temperature for the simulation. Must be implemented by subclasses</w:t>
      </w:r>
      <w:r w:rsidR="00640010" w:rsidRPr="008453A7">
        <w:t>.</w:t>
      </w:r>
    </w:p>
    <w:p w14:paraId="7D84F319" w14:textId="5473BB38" w:rsidR="005B3BE4" w:rsidRPr="00663833" w:rsidRDefault="005B3BE4" w:rsidP="00E76937">
      <w:pPr>
        <w:pStyle w:val="ListParagraph"/>
        <w:numPr>
          <w:ilvl w:val="0"/>
          <w:numId w:val="4"/>
        </w:numPr>
      </w:pPr>
      <w:r w:rsidRPr="008453A7">
        <w:rPr>
          <w:b/>
          <w:bCs/>
        </w:rPr>
        <w:t xml:space="preserve">abstract public string </w:t>
      </w:r>
      <w:proofErr w:type="spellStart"/>
      <w:proofErr w:type="gramStart"/>
      <w:r w:rsidRPr="008453A7">
        <w:rPr>
          <w:b/>
          <w:bCs/>
        </w:rPr>
        <w:t>GetObjectTypeString</w:t>
      </w:r>
      <w:proofErr w:type="spellEnd"/>
      <w:r w:rsidRPr="008453A7">
        <w:rPr>
          <w:b/>
          <w:bCs/>
        </w:rPr>
        <w:t>(</w:t>
      </w:r>
      <w:proofErr w:type="gramEnd"/>
      <w:r w:rsidRPr="008453A7">
        <w:rPr>
          <w:b/>
          <w:bCs/>
        </w:rPr>
        <w:t>)</w:t>
      </w:r>
      <w:r w:rsidRPr="008453A7">
        <w:t xml:space="preserve"> -</w:t>
      </w:r>
      <w:r w:rsidR="007D765E" w:rsidRPr="008453A7">
        <w:t xml:space="preserve"> Gets the type of the object as a string. Must be implemented by subclasses.</w:t>
      </w:r>
    </w:p>
    <w:p w14:paraId="371FE354" w14:textId="0E4F2A70" w:rsidR="00663833" w:rsidRPr="00F5381F" w:rsidRDefault="00663833" w:rsidP="00E76937">
      <w:pPr>
        <w:pStyle w:val="ListParagraph"/>
        <w:numPr>
          <w:ilvl w:val="0"/>
          <w:numId w:val="4"/>
        </w:numPr>
      </w:pPr>
      <w:r w:rsidRPr="008453A7">
        <w:rPr>
          <w:b/>
          <w:bCs/>
        </w:rPr>
        <w:t xml:space="preserve">abstract public </w:t>
      </w:r>
      <w:proofErr w:type="spellStart"/>
      <w:r w:rsidRPr="008453A7">
        <w:rPr>
          <w:b/>
          <w:bCs/>
        </w:rPr>
        <w:t>ObjectType</w:t>
      </w:r>
      <w:proofErr w:type="spellEnd"/>
      <w:r w:rsidRPr="008453A7">
        <w:rPr>
          <w:b/>
          <w:bCs/>
        </w:rPr>
        <w:t xml:space="preserve"> </w:t>
      </w:r>
      <w:proofErr w:type="spellStart"/>
      <w:proofErr w:type="gramStart"/>
      <w:r w:rsidRPr="008453A7">
        <w:rPr>
          <w:b/>
          <w:bCs/>
        </w:rPr>
        <w:t>GetObjectType</w:t>
      </w:r>
      <w:proofErr w:type="spellEnd"/>
      <w:r w:rsidRPr="008453A7">
        <w:rPr>
          <w:b/>
          <w:bCs/>
        </w:rPr>
        <w:t>(</w:t>
      </w:r>
      <w:proofErr w:type="gramEnd"/>
      <w:r w:rsidRPr="008453A7">
        <w:rPr>
          <w:b/>
          <w:bCs/>
        </w:rPr>
        <w:t>)</w:t>
      </w:r>
      <w:r w:rsidRPr="008453A7">
        <w:t xml:space="preserve"> - Gets the type of the object as an </w:t>
      </w:r>
      <w:proofErr w:type="spellStart"/>
      <w:r w:rsidRPr="008453A7">
        <w:t>ObjectType</w:t>
      </w:r>
      <w:proofErr w:type="spellEnd"/>
      <w:r w:rsidRPr="008453A7">
        <w:t xml:space="preserve"> </w:t>
      </w:r>
      <w:proofErr w:type="spellStart"/>
      <w:r w:rsidRPr="008453A7">
        <w:t>enum</w:t>
      </w:r>
      <w:proofErr w:type="spellEnd"/>
      <w:r w:rsidRPr="008453A7">
        <w:t>. Must be implemented by subclasses</w:t>
      </w:r>
      <w:r w:rsidR="00640010" w:rsidRPr="008453A7">
        <w:t>.</w:t>
      </w:r>
    </w:p>
    <w:p w14:paraId="03F0535C" w14:textId="560A2B3F" w:rsidR="00F5381F" w:rsidRPr="008E0A94" w:rsidRDefault="00F5381F" w:rsidP="00E76937">
      <w:pPr>
        <w:pStyle w:val="ListParagraph"/>
        <w:numPr>
          <w:ilvl w:val="0"/>
          <w:numId w:val="4"/>
        </w:numPr>
      </w:pPr>
      <w:r w:rsidRPr="008453A7">
        <w:rPr>
          <w:b/>
          <w:bCs/>
        </w:rPr>
        <w:t xml:space="preserve">abstract public string </w:t>
      </w:r>
      <w:proofErr w:type="spellStart"/>
      <w:proofErr w:type="gramStart"/>
      <w:r w:rsidRPr="008453A7">
        <w:rPr>
          <w:b/>
          <w:bCs/>
        </w:rPr>
        <w:t>GetJsonRepresentation</w:t>
      </w:r>
      <w:proofErr w:type="spellEnd"/>
      <w:r w:rsidRPr="008453A7">
        <w:rPr>
          <w:b/>
          <w:bCs/>
        </w:rPr>
        <w:t>(</w:t>
      </w:r>
      <w:proofErr w:type="gramEnd"/>
      <w:r w:rsidRPr="008453A7">
        <w:rPr>
          <w:b/>
          <w:bCs/>
        </w:rPr>
        <w:t>)</w:t>
      </w:r>
      <w:r w:rsidRPr="008453A7">
        <w:t xml:space="preserve"> - Gets a JSON string representing the object's state. Must be implemented by subclasses.</w:t>
      </w:r>
    </w:p>
    <w:p w14:paraId="0A286D2D" w14:textId="5DA5E71A" w:rsidR="008E0A94" w:rsidRPr="008E0A94" w:rsidRDefault="008E0A94" w:rsidP="00E76937">
      <w:pPr>
        <w:pStyle w:val="ListParagraph"/>
        <w:numPr>
          <w:ilvl w:val="0"/>
          <w:numId w:val="4"/>
        </w:numPr>
      </w:pPr>
      <w:r w:rsidRPr="008453A7">
        <w:rPr>
          <w:b/>
          <w:bCs/>
        </w:rPr>
        <w:t xml:space="preserve">abstract public bool </w:t>
      </w:r>
      <w:proofErr w:type="spellStart"/>
      <w:proofErr w:type="gramStart"/>
      <w:r w:rsidRPr="008453A7">
        <w:rPr>
          <w:b/>
          <w:bCs/>
        </w:rPr>
        <w:t>IsIntersecting</w:t>
      </w:r>
      <w:proofErr w:type="spellEnd"/>
      <w:r w:rsidRPr="008453A7">
        <w:rPr>
          <w:b/>
          <w:bCs/>
        </w:rPr>
        <w:t>(</w:t>
      </w:r>
      <w:proofErr w:type="spellStart"/>
      <w:proofErr w:type="gramEnd"/>
      <w:r w:rsidRPr="008453A7">
        <w:rPr>
          <w:b/>
          <w:bCs/>
        </w:rPr>
        <w:t>EngineObject</w:t>
      </w:r>
      <w:proofErr w:type="spellEnd"/>
      <w:r w:rsidRPr="008453A7">
        <w:rPr>
          <w:b/>
          <w:bCs/>
        </w:rPr>
        <w:t xml:space="preserve"> obj)</w:t>
      </w:r>
      <w:r w:rsidRPr="008453A7">
        <w:t xml:space="preserve"> - Determines if the object is intersecting with another object. Must be implemented by subclasses.</w:t>
      </w:r>
    </w:p>
    <w:p w14:paraId="6A82E89D" w14:textId="4B7C22C4" w:rsidR="008E0A94" w:rsidRPr="008453A7" w:rsidRDefault="008E0A94" w:rsidP="00E76937">
      <w:pPr>
        <w:pStyle w:val="ListParagraph"/>
        <w:numPr>
          <w:ilvl w:val="0"/>
          <w:numId w:val="4"/>
        </w:numPr>
      </w:pPr>
      <w:r w:rsidRPr="008453A7">
        <w:rPr>
          <w:b/>
          <w:bCs/>
        </w:rPr>
        <w:t xml:space="preserve">abstract public void </w:t>
      </w:r>
      <w:proofErr w:type="spellStart"/>
      <w:proofErr w:type="gramStart"/>
      <w:r w:rsidRPr="008453A7">
        <w:rPr>
          <w:b/>
          <w:bCs/>
        </w:rPr>
        <w:t>CacheProperties</w:t>
      </w:r>
      <w:proofErr w:type="spellEnd"/>
      <w:r w:rsidRPr="008453A7">
        <w:rPr>
          <w:b/>
          <w:bCs/>
        </w:rPr>
        <w:t>(</w:t>
      </w:r>
      <w:proofErr w:type="gramEnd"/>
      <w:r w:rsidRPr="008453A7">
        <w:rPr>
          <w:b/>
          <w:bCs/>
        </w:rPr>
        <w:t>)</w:t>
      </w:r>
      <w:r w:rsidRPr="008453A7">
        <w:t xml:space="preserve"> - Cache all the object's properties. Must be implemented by subclasses.</w:t>
      </w:r>
    </w:p>
    <w:p w14:paraId="5543E7A4" w14:textId="1F7A47F2" w:rsidR="008453A7" w:rsidRDefault="008453A7" w:rsidP="004D6237">
      <w:pPr>
        <w:pStyle w:val="ListParagraph"/>
        <w:numPr>
          <w:ilvl w:val="0"/>
          <w:numId w:val="4"/>
        </w:numPr>
      </w:pPr>
      <w:r w:rsidRPr="008453A7">
        <w:rPr>
          <w:b/>
          <w:bCs/>
        </w:rPr>
        <w:t>abstract public List&lt;</w:t>
      </w:r>
      <w:proofErr w:type="spellStart"/>
      <w:r w:rsidRPr="008453A7">
        <w:rPr>
          <w:b/>
          <w:bCs/>
        </w:rPr>
        <w:t>GrainSquare</w:t>
      </w:r>
      <w:proofErr w:type="spellEnd"/>
      <w:r w:rsidRPr="008453A7">
        <w:rPr>
          <w:b/>
          <w:bCs/>
        </w:rPr>
        <w:t xml:space="preserve">&gt; </w:t>
      </w:r>
      <w:proofErr w:type="spellStart"/>
      <w:proofErr w:type="gramStart"/>
      <w:r w:rsidRPr="008453A7">
        <w:rPr>
          <w:b/>
          <w:bCs/>
        </w:rPr>
        <w:t>GetExternalSquares</w:t>
      </w:r>
      <w:proofErr w:type="spellEnd"/>
      <w:r w:rsidRPr="008453A7">
        <w:rPr>
          <w:b/>
          <w:bCs/>
        </w:rPr>
        <w:t>(</w:t>
      </w:r>
      <w:proofErr w:type="gramEnd"/>
      <w:r w:rsidRPr="008453A7">
        <w:rPr>
          <w:b/>
          <w:bCs/>
        </w:rPr>
        <w:t>)</w:t>
      </w:r>
      <w:r w:rsidRPr="008453A7">
        <w:t xml:space="preserve"> – Gets all external </w:t>
      </w:r>
      <w:proofErr w:type="spellStart"/>
      <w:r w:rsidRPr="008453A7">
        <w:t>GrainSquare’s</w:t>
      </w:r>
      <w:proofErr w:type="spellEnd"/>
      <w:r w:rsidRPr="008453A7">
        <w:t xml:space="preserve"> of an object, that can </w:t>
      </w:r>
      <w:proofErr w:type="spellStart"/>
      <w:r w:rsidRPr="008453A7">
        <w:t>tranfer</w:t>
      </w:r>
      <w:proofErr w:type="spellEnd"/>
      <w:r w:rsidRPr="008453A7">
        <w:t xml:space="preserve"> heat with other external </w:t>
      </w:r>
      <w:proofErr w:type="spellStart"/>
      <w:r w:rsidRPr="008453A7">
        <w:t>GrainSquare’s</w:t>
      </w:r>
      <w:proofErr w:type="spellEnd"/>
      <w:r w:rsidRPr="008453A7">
        <w:t xml:space="preserve"> of other objects</w:t>
      </w:r>
    </w:p>
    <w:p w14:paraId="465DC35E" w14:textId="161CD0BB" w:rsidR="005E50B6" w:rsidRDefault="005E50B6">
      <w:pPr>
        <w:rPr>
          <w:b/>
          <w:bCs/>
        </w:rPr>
      </w:pPr>
      <w:r>
        <w:rPr>
          <w:b/>
          <w:bCs/>
        </w:rPr>
        <w:br w:type="page"/>
      </w:r>
    </w:p>
    <w:p w14:paraId="638D47BE" w14:textId="31A1D15D" w:rsidR="00F96B73" w:rsidRDefault="00F96B73" w:rsidP="00F96B73">
      <w:pPr>
        <w:pStyle w:val="Heading3"/>
      </w:pPr>
      <w:proofErr w:type="spellStart"/>
      <w:r>
        <w:lastRenderedPageBreak/>
        <w:t>GrainSquare</w:t>
      </w:r>
      <w:proofErr w:type="spellEnd"/>
      <w:r>
        <w:t xml:space="preserve"> </w:t>
      </w:r>
    </w:p>
    <w:p w14:paraId="63EF386F" w14:textId="3D3625A0" w:rsidR="000A64E7" w:rsidRDefault="004D6237" w:rsidP="000A64E7">
      <w:r>
        <w:t xml:space="preserve">The </w:t>
      </w:r>
      <w:proofErr w:type="spellStart"/>
      <w:r>
        <w:t>GrainSquare</w:t>
      </w:r>
      <w:proofErr w:type="spellEnd"/>
      <w:r>
        <w:t xml:space="preserve"> class extends </w:t>
      </w:r>
      <w:proofErr w:type="spellStart"/>
      <w:r>
        <w:t>EngineObject</w:t>
      </w:r>
      <w:proofErr w:type="spellEnd"/>
      <w:r>
        <w:t xml:space="preserve"> and encapsulates the properties and behavior of square-shaped grain in the simulation, including thermal properties, position and selection state. It includes methods for rendering, visibility checks, serialization, etc.</w:t>
      </w:r>
    </w:p>
    <w:p w14:paraId="1DE64F12" w14:textId="75859B51" w:rsidR="00F96B73" w:rsidRPr="00E76937" w:rsidRDefault="000A64E7" w:rsidP="000A64E7">
      <w:pPr>
        <w:pStyle w:val="Heading4"/>
      </w:pPr>
      <w:r>
        <w:t>Properties</w:t>
      </w:r>
    </w:p>
    <w:p w14:paraId="2D1634FE" w14:textId="1F140342" w:rsidR="00D12ED4" w:rsidRDefault="00F96B73" w:rsidP="00D12ED4">
      <w:pPr>
        <w:pStyle w:val="ListParagraph"/>
        <w:numPr>
          <w:ilvl w:val="0"/>
          <w:numId w:val="5"/>
        </w:numPr>
      </w:pPr>
      <w:r>
        <w:t>Position – position of the left top corner of square, can be only integer, Point</w:t>
      </w:r>
    </w:p>
    <w:p w14:paraId="4810A57E" w14:textId="3CD3320E" w:rsidR="00F96B73" w:rsidRPr="0058732E" w:rsidRDefault="00F96B73" w:rsidP="00D12ED4">
      <w:pPr>
        <w:pStyle w:val="ListParagraph"/>
        <w:numPr>
          <w:ilvl w:val="0"/>
          <w:numId w:val="5"/>
        </w:numPr>
      </w:pPr>
      <w:r>
        <w:t>Size – size of the square</w:t>
      </w:r>
      <w:r w:rsidR="00D12ED4">
        <w:t xml:space="preserve">, always equal to the </w:t>
      </w:r>
      <w:proofErr w:type="spellStart"/>
      <w:r w:rsidR="00D12ED4">
        <w:t>Engine.GridStep</w:t>
      </w:r>
      <w:proofErr w:type="spellEnd"/>
    </w:p>
    <w:p w14:paraId="65D414D6" w14:textId="7F7890D4" w:rsidR="0058732E" w:rsidRDefault="0058732E" w:rsidP="0058732E">
      <w:pPr>
        <w:pStyle w:val="Heading4"/>
      </w:pPr>
      <w:r>
        <w:t>Functions</w:t>
      </w:r>
    </w:p>
    <w:p w14:paraId="282DF00E" w14:textId="04EE516A" w:rsidR="0058732E" w:rsidRPr="0058732E" w:rsidRDefault="00985730" w:rsidP="0058732E">
      <w:pPr>
        <w:pStyle w:val="ListParagraph"/>
        <w:numPr>
          <w:ilvl w:val="0"/>
          <w:numId w:val="6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public override List&lt;Polygon&gt;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GetPolygons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  <w:r w:rsidR="00C4443C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58732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– returns a list of </w:t>
      </w:r>
      <w:proofErr w:type="spellStart"/>
      <w:r w:rsidR="0058732E">
        <w:rPr>
          <w:rFonts w:ascii="Cascadia Mono" w:hAnsi="Cascadia Mono" w:cs="Cascadia Mono"/>
          <w:color w:val="000000"/>
          <w:kern w:val="0"/>
          <w:sz w:val="19"/>
          <w:szCs w:val="19"/>
        </w:rPr>
        <w:t>GrainSquares</w:t>
      </w:r>
      <w:proofErr w:type="spellEnd"/>
      <w:r w:rsidR="0058732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where the only square polygon is this </w:t>
      </w:r>
      <w:proofErr w:type="spellStart"/>
      <w:r w:rsidR="0058732E">
        <w:rPr>
          <w:rFonts w:ascii="Cascadia Mono" w:hAnsi="Cascadia Mono" w:cs="Cascadia Mono"/>
          <w:color w:val="000000"/>
          <w:kern w:val="0"/>
          <w:sz w:val="19"/>
          <w:szCs w:val="19"/>
        </w:rPr>
        <w:t>GrainSquare</w:t>
      </w:r>
      <w:proofErr w:type="spellEnd"/>
      <w:r w:rsidR="0058732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overrides the abstract method of </w:t>
      </w:r>
      <w:proofErr w:type="spellStart"/>
      <w:r w:rsidR="0058732E">
        <w:rPr>
          <w:rFonts w:ascii="Cascadia Mono" w:hAnsi="Cascadia Mono" w:cs="Cascadia Mono"/>
          <w:color w:val="000000"/>
          <w:kern w:val="0"/>
          <w:sz w:val="19"/>
          <w:szCs w:val="19"/>
        </w:rPr>
        <w:t>EngineObject</w:t>
      </w:r>
      <w:proofErr w:type="spellEnd"/>
    </w:p>
    <w:p w14:paraId="49C7849A" w14:textId="570ECADC" w:rsidR="00101038" w:rsidRPr="0018452B" w:rsidRDefault="000F3ED2" w:rsidP="00101038">
      <w:pPr>
        <w:pStyle w:val="ListParagraph"/>
        <w:numPr>
          <w:ilvl w:val="0"/>
          <w:numId w:val="6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private void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SetCachedPoints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  <w:r w:rsidR="002E0BC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58732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– caches the other 3 points of </w:t>
      </w:r>
      <w:proofErr w:type="spellStart"/>
      <w:r w:rsidR="0058732E">
        <w:rPr>
          <w:rFonts w:ascii="Cascadia Mono" w:hAnsi="Cascadia Mono" w:cs="Cascadia Mono"/>
          <w:color w:val="000000"/>
          <w:kern w:val="0"/>
          <w:sz w:val="19"/>
          <w:szCs w:val="19"/>
        </w:rPr>
        <w:t>of</w:t>
      </w:r>
      <w:proofErr w:type="spellEnd"/>
      <w:r w:rsidR="0058732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the square to make all functions work faste</w:t>
      </w:r>
      <w:r w:rsidR="007904FA">
        <w:rPr>
          <w:rFonts w:ascii="Cascadia Mono" w:hAnsi="Cascadia Mono" w:cs="Cascadia Mono"/>
          <w:color w:val="000000"/>
          <w:kern w:val="0"/>
          <w:sz w:val="19"/>
          <w:szCs w:val="19"/>
        </w:rPr>
        <w:t>r</w:t>
      </w:r>
    </w:p>
    <w:p w14:paraId="47D7E05E" w14:textId="74E302C0" w:rsidR="0018452B" w:rsidRPr="00C96154" w:rsidRDefault="00D97347" w:rsidP="0045374F">
      <w:pPr>
        <w:pStyle w:val="ListParagraph"/>
        <w:numPr>
          <w:ilvl w:val="0"/>
          <w:numId w:val="6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public override bool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IsVisible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CanvasManager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canvasManager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  <w:r w:rsidRPr="00D9734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-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determines whether any of the square's vertices are visible in the current view</w:t>
      </w:r>
      <w:r w:rsidR="0045374F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overrides the abstract method of </w:t>
      </w:r>
      <w:proofErr w:type="spellStart"/>
      <w:r w:rsidR="0045374F">
        <w:rPr>
          <w:rFonts w:ascii="Cascadia Mono" w:hAnsi="Cascadia Mono" w:cs="Cascadia Mono"/>
          <w:color w:val="000000"/>
          <w:kern w:val="0"/>
          <w:sz w:val="19"/>
          <w:szCs w:val="19"/>
        </w:rPr>
        <w:t>EngineObject</w:t>
      </w:r>
      <w:proofErr w:type="spellEnd"/>
    </w:p>
    <w:p w14:paraId="071142DD" w14:textId="501BC983" w:rsidR="00C96154" w:rsidRPr="002D5FAE" w:rsidRDefault="00C96154" w:rsidP="00101038">
      <w:pPr>
        <w:pStyle w:val="ListParagraph"/>
        <w:numPr>
          <w:ilvl w:val="0"/>
          <w:numId w:val="6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public override void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GetObjectVisibleArea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out Vector2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topLeft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out Vector2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bottomRight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7E6B6BC" w14:textId="43776742" w:rsidR="002D5FAE" w:rsidRPr="0045374F" w:rsidRDefault="0045374F" w:rsidP="00101038">
      <w:pPr>
        <w:pStyle w:val="ListParagraph"/>
        <w:numPr>
          <w:ilvl w:val="0"/>
          <w:numId w:val="6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public void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AddEnergyDelta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double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energyDelta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 - Add energy to the grain square that was calculated in one simulation step</w:t>
      </w:r>
    </w:p>
    <w:p w14:paraId="73B57967" w14:textId="7B9895D3" w:rsidR="0045374F" w:rsidRPr="004D3D51" w:rsidRDefault="000567D8" w:rsidP="00101038">
      <w:pPr>
        <w:pStyle w:val="ListParagraph"/>
        <w:numPr>
          <w:ilvl w:val="0"/>
          <w:numId w:val="6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public void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ApplyEnergyDelta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 - Applies the energy delta to the grain square, updating the temperature.</w:t>
      </w:r>
    </w:p>
    <w:p w14:paraId="2E0690FE" w14:textId="53CEBE33" w:rsidR="004D3D51" w:rsidRPr="00866B40" w:rsidRDefault="004D3D51" w:rsidP="00101038">
      <w:pPr>
        <w:pStyle w:val="ListParagraph"/>
        <w:numPr>
          <w:ilvl w:val="0"/>
          <w:numId w:val="6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public override void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SetStartTemperature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 - Sets the initial temperature of the grain to the simulation temperature</w:t>
      </w:r>
      <w:r w:rsidR="00866B40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overrides the abstract method of </w:t>
      </w:r>
      <w:proofErr w:type="spellStart"/>
      <w:r w:rsidR="00866B40">
        <w:rPr>
          <w:rFonts w:ascii="Cascadia Mono" w:hAnsi="Cascadia Mono" w:cs="Cascadia Mono"/>
          <w:color w:val="000000"/>
          <w:kern w:val="0"/>
          <w:sz w:val="19"/>
          <w:szCs w:val="19"/>
        </w:rPr>
        <w:t>EngineObject</w:t>
      </w:r>
      <w:proofErr w:type="spellEnd"/>
      <w:r w:rsidR="00866B40"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</w:p>
    <w:p w14:paraId="3533880B" w14:textId="5F185032" w:rsidR="00866B40" w:rsidRPr="00101038" w:rsidRDefault="00866B40" w:rsidP="00101038">
      <w:pPr>
        <w:pStyle w:val="ListParagraph"/>
        <w:numPr>
          <w:ilvl w:val="0"/>
          <w:numId w:val="6"/>
        </w:num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public override string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GetObjectTypeString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- Provides the type identifier for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Grainsquare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objects as string, overrides the abstract method of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EngineObject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</w:p>
    <w:sectPr w:rsidR="00866B40" w:rsidRPr="001010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altName w:val="Segoe UI Symbol"/>
    <w:panose1 w:val="020B06040202020202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65C35"/>
    <w:multiLevelType w:val="hybridMultilevel"/>
    <w:tmpl w:val="585E89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AC0F5D"/>
    <w:multiLevelType w:val="hybridMultilevel"/>
    <w:tmpl w:val="1550FF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46E8B"/>
    <w:multiLevelType w:val="hybridMultilevel"/>
    <w:tmpl w:val="43D6C5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040332"/>
    <w:multiLevelType w:val="hybridMultilevel"/>
    <w:tmpl w:val="847885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E31172"/>
    <w:multiLevelType w:val="hybridMultilevel"/>
    <w:tmpl w:val="CDD4E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C128DF"/>
    <w:multiLevelType w:val="hybridMultilevel"/>
    <w:tmpl w:val="79729C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A63E40"/>
    <w:multiLevelType w:val="hybridMultilevel"/>
    <w:tmpl w:val="47BA33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C21021"/>
    <w:multiLevelType w:val="hybridMultilevel"/>
    <w:tmpl w:val="F9BE81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62251B"/>
    <w:multiLevelType w:val="hybridMultilevel"/>
    <w:tmpl w:val="4C247E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B17C0B"/>
    <w:multiLevelType w:val="hybridMultilevel"/>
    <w:tmpl w:val="0194ED1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4AD0A8F"/>
    <w:multiLevelType w:val="hybridMultilevel"/>
    <w:tmpl w:val="967A54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6D78C0"/>
    <w:multiLevelType w:val="hybridMultilevel"/>
    <w:tmpl w:val="3AE0F6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7672D1"/>
    <w:multiLevelType w:val="hybridMultilevel"/>
    <w:tmpl w:val="F932B5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C52011"/>
    <w:multiLevelType w:val="hybridMultilevel"/>
    <w:tmpl w:val="EC540614"/>
    <w:lvl w:ilvl="0" w:tplc="0409000F">
      <w:start w:val="1"/>
      <w:numFmt w:val="decimal"/>
      <w:lvlText w:val="%1."/>
      <w:lvlJc w:val="left"/>
      <w:pPr>
        <w:ind w:left="766" w:hanging="360"/>
      </w:pPr>
    </w:lvl>
    <w:lvl w:ilvl="1" w:tplc="04090019" w:tentative="1">
      <w:start w:val="1"/>
      <w:numFmt w:val="lowerLetter"/>
      <w:lvlText w:val="%2."/>
      <w:lvlJc w:val="left"/>
      <w:pPr>
        <w:ind w:left="1486" w:hanging="360"/>
      </w:pPr>
    </w:lvl>
    <w:lvl w:ilvl="2" w:tplc="0409001B" w:tentative="1">
      <w:start w:val="1"/>
      <w:numFmt w:val="lowerRoman"/>
      <w:lvlText w:val="%3."/>
      <w:lvlJc w:val="right"/>
      <w:pPr>
        <w:ind w:left="2206" w:hanging="180"/>
      </w:pPr>
    </w:lvl>
    <w:lvl w:ilvl="3" w:tplc="0409000F" w:tentative="1">
      <w:start w:val="1"/>
      <w:numFmt w:val="decimal"/>
      <w:lvlText w:val="%4."/>
      <w:lvlJc w:val="left"/>
      <w:pPr>
        <w:ind w:left="2926" w:hanging="360"/>
      </w:pPr>
    </w:lvl>
    <w:lvl w:ilvl="4" w:tplc="04090019" w:tentative="1">
      <w:start w:val="1"/>
      <w:numFmt w:val="lowerLetter"/>
      <w:lvlText w:val="%5."/>
      <w:lvlJc w:val="left"/>
      <w:pPr>
        <w:ind w:left="3646" w:hanging="360"/>
      </w:pPr>
    </w:lvl>
    <w:lvl w:ilvl="5" w:tplc="0409001B" w:tentative="1">
      <w:start w:val="1"/>
      <w:numFmt w:val="lowerRoman"/>
      <w:lvlText w:val="%6."/>
      <w:lvlJc w:val="right"/>
      <w:pPr>
        <w:ind w:left="4366" w:hanging="180"/>
      </w:pPr>
    </w:lvl>
    <w:lvl w:ilvl="6" w:tplc="0409000F" w:tentative="1">
      <w:start w:val="1"/>
      <w:numFmt w:val="decimal"/>
      <w:lvlText w:val="%7."/>
      <w:lvlJc w:val="left"/>
      <w:pPr>
        <w:ind w:left="5086" w:hanging="360"/>
      </w:pPr>
    </w:lvl>
    <w:lvl w:ilvl="7" w:tplc="04090019" w:tentative="1">
      <w:start w:val="1"/>
      <w:numFmt w:val="lowerLetter"/>
      <w:lvlText w:val="%8."/>
      <w:lvlJc w:val="left"/>
      <w:pPr>
        <w:ind w:left="5806" w:hanging="360"/>
      </w:pPr>
    </w:lvl>
    <w:lvl w:ilvl="8" w:tplc="0409001B" w:tentative="1">
      <w:start w:val="1"/>
      <w:numFmt w:val="lowerRoman"/>
      <w:lvlText w:val="%9."/>
      <w:lvlJc w:val="right"/>
      <w:pPr>
        <w:ind w:left="6526" w:hanging="180"/>
      </w:pPr>
    </w:lvl>
  </w:abstractNum>
  <w:abstractNum w:abstractNumId="14" w15:restartNumberingAfterBreak="0">
    <w:nsid w:val="783314DF"/>
    <w:multiLevelType w:val="hybridMultilevel"/>
    <w:tmpl w:val="CD20D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ED248B"/>
    <w:multiLevelType w:val="hybridMultilevel"/>
    <w:tmpl w:val="2CDA1D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1758633">
    <w:abstractNumId w:val="15"/>
  </w:num>
  <w:num w:numId="2" w16cid:durableId="338898917">
    <w:abstractNumId w:val="2"/>
  </w:num>
  <w:num w:numId="3" w16cid:durableId="1922133623">
    <w:abstractNumId w:val="3"/>
  </w:num>
  <w:num w:numId="4" w16cid:durableId="2121562805">
    <w:abstractNumId w:val="7"/>
  </w:num>
  <w:num w:numId="5" w16cid:durableId="74279398">
    <w:abstractNumId w:val="9"/>
  </w:num>
  <w:num w:numId="6" w16cid:durableId="1448574186">
    <w:abstractNumId w:val="11"/>
  </w:num>
  <w:num w:numId="7" w16cid:durableId="440956501">
    <w:abstractNumId w:val="10"/>
  </w:num>
  <w:num w:numId="8" w16cid:durableId="1431389342">
    <w:abstractNumId w:val="6"/>
  </w:num>
  <w:num w:numId="9" w16cid:durableId="1482622444">
    <w:abstractNumId w:val="8"/>
  </w:num>
  <w:num w:numId="10" w16cid:durableId="708534799">
    <w:abstractNumId w:val="4"/>
  </w:num>
  <w:num w:numId="11" w16cid:durableId="1238706081">
    <w:abstractNumId w:val="0"/>
  </w:num>
  <w:num w:numId="12" w16cid:durableId="528185448">
    <w:abstractNumId w:val="1"/>
  </w:num>
  <w:num w:numId="13" w16cid:durableId="300500568">
    <w:abstractNumId w:val="12"/>
  </w:num>
  <w:num w:numId="14" w16cid:durableId="457262061">
    <w:abstractNumId w:val="5"/>
  </w:num>
  <w:num w:numId="15" w16cid:durableId="2119330842">
    <w:abstractNumId w:val="14"/>
  </w:num>
  <w:num w:numId="16" w16cid:durableId="4468956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20E"/>
    <w:rsid w:val="00020B78"/>
    <w:rsid w:val="000260C3"/>
    <w:rsid w:val="000442BB"/>
    <w:rsid w:val="000567D8"/>
    <w:rsid w:val="00062595"/>
    <w:rsid w:val="00066154"/>
    <w:rsid w:val="000A57E4"/>
    <w:rsid w:val="000A64E7"/>
    <w:rsid w:val="000C1EAA"/>
    <w:rsid w:val="000C65D1"/>
    <w:rsid w:val="000C7FFC"/>
    <w:rsid w:val="000D23C0"/>
    <w:rsid w:val="000D3525"/>
    <w:rsid w:val="000E4F1F"/>
    <w:rsid w:val="000F3ED2"/>
    <w:rsid w:val="00101038"/>
    <w:rsid w:val="00107A58"/>
    <w:rsid w:val="00117CD2"/>
    <w:rsid w:val="001334BD"/>
    <w:rsid w:val="001472AE"/>
    <w:rsid w:val="001525CD"/>
    <w:rsid w:val="00155B74"/>
    <w:rsid w:val="001678D4"/>
    <w:rsid w:val="00176D6E"/>
    <w:rsid w:val="0018452B"/>
    <w:rsid w:val="001A6269"/>
    <w:rsid w:val="001B3D9E"/>
    <w:rsid w:val="001C3121"/>
    <w:rsid w:val="001C41CB"/>
    <w:rsid w:val="001E1E94"/>
    <w:rsid w:val="001F220E"/>
    <w:rsid w:val="001F68D3"/>
    <w:rsid w:val="00212548"/>
    <w:rsid w:val="002159DC"/>
    <w:rsid w:val="002170C9"/>
    <w:rsid w:val="00217F50"/>
    <w:rsid w:val="00255F16"/>
    <w:rsid w:val="002654E0"/>
    <w:rsid w:val="00266F0B"/>
    <w:rsid w:val="00285836"/>
    <w:rsid w:val="00286088"/>
    <w:rsid w:val="00291C20"/>
    <w:rsid w:val="002944B6"/>
    <w:rsid w:val="00295A36"/>
    <w:rsid w:val="002A5C61"/>
    <w:rsid w:val="002B25B4"/>
    <w:rsid w:val="002B4925"/>
    <w:rsid w:val="002C1DBA"/>
    <w:rsid w:val="002C4F7E"/>
    <w:rsid w:val="002D5FAE"/>
    <w:rsid w:val="002E08F9"/>
    <w:rsid w:val="002E0BC6"/>
    <w:rsid w:val="002F2F2C"/>
    <w:rsid w:val="00310F57"/>
    <w:rsid w:val="0032777A"/>
    <w:rsid w:val="00327BD3"/>
    <w:rsid w:val="00381179"/>
    <w:rsid w:val="00387B07"/>
    <w:rsid w:val="00396762"/>
    <w:rsid w:val="00397B2D"/>
    <w:rsid w:val="00397B93"/>
    <w:rsid w:val="003B5AC2"/>
    <w:rsid w:val="003C1E98"/>
    <w:rsid w:val="003C55BF"/>
    <w:rsid w:val="003C69CD"/>
    <w:rsid w:val="003D4211"/>
    <w:rsid w:val="00412797"/>
    <w:rsid w:val="00426632"/>
    <w:rsid w:val="00426668"/>
    <w:rsid w:val="00432AF6"/>
    <w:rsid w:val="004331BF"/>
    <w:rsid w:val="0045374F"/>
    <w:rsid w:val="00465DE0"/>
    <w:rsid w:val="0047237B"/>
    <w:rsid w:val="0048325D"/>
    <w:rsid w:val="00487B27"/>
    <w:rsid w:val="004B1AC7"/>
    <w:rsid w:val="004B1EC9"/>
    <w:rsid w:val="004C19F2"/>
    <w:rsid w:val="004C5A53"/>
    <w:rsid w:val="004D3D51"/>
    <w:rsid w:val="004D6237"/>
    <w:rsid w:val="00506595"/>
    <w:rsid w:val="00510D54"/>
    <w:rsid w:val="005147FF"/>
    <w:rsid w:val="0051707F"/>
    <w:rsid w:val="005172EB"/>
    <w:rsid w:val="00527F7A"/>
    <w:rsid w:val="005377C6"/>
    <w:rsid w:val="00564C8C"/>
    <w:rsid w:val="0058063B"/>
    <w:rsid w:val="0058732E"/>
    <w:rsid w:val="00592577"/>
    <w:rsid w:val="005A09C4"/>
    <w:rsid w:val="005A6B7B"/>
    <w:rsid w:val="005B2EBB"/>
    <w:rsid w:val="005B3BE4"/>
    <w:rsid w:val="005B3FF7"/>
    <w:rsid w:val="005E23D3"/>
    <w:rsid w:val="005E2E99"/>
    <w:rsid w:val="005E4035"/>
    <w:rsid w:val="005E50B6"/>
    <w:rsid w:val="005F42A6"/>
    <w:rsid w:val="005F4633"/>
    <w:rsid w:val="005F51A5"/>
    <w:rsid w:val="005F7CF9"/>
    <w:rsid w:val="006015A8"/>
    <w:rsid w:val="0060460E"/>
    <w:rsid w:val="00630010"/>
    <w:rsid w:val="00631832"/>
    <w:rsid w:val="00640010"/>
    <w:rsid w:val="00650D38"/>
    <w:rsid w:val="00653767"/>
    <w:rsid w:val="00663833"/>
    <w:rsid w:val="00672448"/>
    <w:rsid w:val="00673F37"/>
    <w:rsid w:val="00695B59"/>
    <w:rsid w:val="006B07BE"/>
    <w:rsid w:val="006B16FA"/>
    <w:rsid w:val="006B26DF"/>
    <w:rsid w:val="006D6D8E"/>
    <w:rsid w:val="006E700C"/>
    <w:rsid w:val="006F3428"/>
    <w:rsid w:val="006F7211"/>
    <w:rsid w:val="00722AC7"/>
    <w:rsid w:val="00754D88"/>
    <w:rsid w:val="00763B4A"/>
    <w:rsid w:val="00766626"/>
    <w:rsid w:val="00785627"/>
    <w:rsid w:val="00785D88"/>
    <w:rsid w:val="007904FA"/>
    <w:rsid w:val="00794385"/>
    <w:rsid w:val="00795FB0"/>
    <w:rsid w:val="007A598C"/>
    <w:rsid w:val="007B299C"/>
    <w:rsid w:val="007D577D"/>
    <w:rsid w:val="007D765E"/>
    <w:rsid w:val="007F2564"/>
    <w:rsid w:val="00820E12"/>
    <w:rsid w:val="00822FBA"/>
    <w:rsid w:val="008231D0"/>
    <w:rsid w:val="008430A6"/>
    <w:rsid w:val="008453A7"/>
    <w:rsid w:val="008517E3"/>
    <w:rsid w:val="00856848"/>
    <w:rsid w:val="00857B93"/>
    <w:rsid w:val="008621D6"/>
    <w:rsid w:val="00863BAF"/>
    <w:rsid w:val="00866B40"/>
    <w:rsid w:val="00887F5C"/>
    <w:rsid w:val="0089021B"/>
    <w:rsid w:val="0089262E"/>
    <w:rsid w:val="008A752B"/>
    <w:rsid w:val="008B2CC0"/>
    <w:rsid w:val="008B2D8C"/>
    <w:rsid w:val="008C508A"/>
    <w:rsid w:val="008D0566"/>
    <w:rsid w:val="008E0A94"/>
    <w:rsid w:val="008E3175"/>
    <w:rsid w:val="008E578E"/>
    <w:rsid w:val="008F4FD6"/>
    <w:rsid w:val="008F75B0"/>
    <w:rsid w:val="009113F5"/>
    <w:rsid w:val="00916C32"/>
    <w:rsid w:val="00923342"/>
    <w:rsid w:val="00940C77"/>
    <w:rsid w:val="009412D0"/>
    <w:rsid w:val="00963ADE"/>
    <w:rsid w:val="00976F67"/>
    <w:rsid w:val="0098456F"/>
    <w:rsid w:val="00985730"/>
    <w:rsid w:val="009A2434"/>
    <w:rsid w:val="009B782B"/>
    <w:rsid w:val="009D23D0"/>
    <w:rsid w:val="00A23D56"/>
    <w:rsid w:val="00A31B9E"/>
    <w:rsid w:val="00A36F32"/>
    <w:rsid w:val="00A41C26"/>
    <w:rsid w:val="00A43511"/>
    <w:rsid w:val="00A448EC"/>
    <w:rsid w:val="00A56295"/>
    <w:rsid w:val="00A62DB9"/>
    <w:rsid w:val="00A76085"/>
    <w:rsid w:val="00A8171A"/>
    <w:rsid w:val="00AA0E25"/>
    <w:rsid w:val="00AB0420"/>
    <w:rsid w:val="00AC46D9"/>
    <w:rsid w:val="00AE3EA8"/>
    <w:rsid w:val="00AE5478"/>
    <w:rsid w:val="00AE69C7"/>
    <w:rsid w:val="00AF022F"/>
    <w:rsid w:val="00AF0B19"/>
    <w:rsid w:val="00AF2661"/>
    <w:rsid w:val="00AF27DE"/>
    <w:rsid w:val="00AF384C"/>
    <w:rsid w:val="00B208B7"/>
    <w:rsid w:val="00B41376"/>
    <w:rsid w:val="00B45D7C"/>
    <w:rsid w:val="00B60FBD"/>
    <w:rsid w:val="00B64126"/>
    <w:rsid w:val="00B8235D"/>
    <w:rsid w:val="00B8669E"/>
    <w:rsid w:val="00B931AB"/>
    <w:rsid w:val="00B939BB"/>
    <w:rsid w:val="00BA0C99"/>
    <w:rsid w:val="00BC1CC3"/>
    <w:rsid w:val="00BD68E4"/>
    <w:rsid w:val="00BE162F"/>
    <w:rsid w:val="00BE5BA0"/>
    <w:rsid w:val="00BF6636"/>
    <w:rsid w:val="00C063B6"/>
    <w:rsid w:val="00C1536D"/>
    <w:rsid w:val="00C174AD"/>
    <w:rsid w:val="00C32E31"/>
    <w:rsid w:val="00C4075B"/>
    <w:rsid w:val="00C40B0B"/>
    <w:rsid w:val="00C4443C"/>
    <w:rsid w:val="00C537AB"/>
    <w:rsid w:val="00C67286"/>
    <w:rsid w:val="00C71171"/>
    <w:rsid w:val="00C96154"/>
    <w:rsid w:val="00CA5440"/>
    <w:rsid w:val="00CA69D5"/>
    <w:rsid w:val="00CB0269"/>
    <w:rsid w:val="00CB7792"/>
    <w:rsid w:val="00CC4495"/>
    <w:rsid w:val="00CF08CB"/>
    <w:rsid w:val="00CF23EE"/>
    <w:rsid w:val="00D03DD4"/>
    <w:rsid w:val="00D12ED4"/>
    <w:rsid w:val="00D15C63"/>
    <w:rsid w:val="00D360B4"/>
    <w:rsid w:val="00D5267F"/>
    <w:rsid w:val="00D61B5A"/>
    <w:rsid w:val="00D72C52"/>
    <w:rsid w:val="00D942B0"/>
    <w:rsid w:val="00D97347"/>
    <w:rsid w:val="00DA1A8A"/>
    <w:rsid w:val="00DB62F3"/>
    <w:rsid w:val="00DB6313"/>
    <w:rsid w:val="00DD1AD5"/>
    <w:rsid w:val="00DF1BF1"/>
    <w:rsid w:val="00E05DFF"/>
    <w:rsid w:val="00E107A0"/>
    <w:rsid w:val="00E15CD6"/>
    <w:rsid w:val="00E24F24"/>
    <w:rsid w:val="00E374FB"/>
    <w:rsid w:val="00E423BB"/>
    <w:rsid w:val="00E560ED"/>
    <w:rsid w:val="00E6239D"/>
    <w:rsid w:val="00E64F1F"/>
    <w:rsid w:val="00E674F8"/>
    <w:rsid w:val="00E67AE7"/>
    <w:rsid w:val="00E7187C"/>
    <w:rsid w:val="00E73B0C"/>
    <w:rsid w:val="00E76937"/>
    <w:rsid w:val="00E81FE2"/>
    <w:rsid w:val="00EA0CDF"/>
    <w:rsid w:val="00ED2EFC"/>
    <w:rsid w:val="00ED3963"/>
    <w:rsid w:val="00ED4B44"/>
    <w:rsid w:val="00ED6D6C"/>
    <w:rsid w:val="00EE0A9E"/>
    <w:rsid w:val="00EF3BC4"/>
    <w:rsid w:val="00F13855"/>
    <w:rsid w:val="00F208E6"/>
    <w:rsid w:val="00F20BAF"/>
    <w:rsid w:val="00F243BA"/>
    <w:rsid w:val="00F43F9C"/>
    <w:rsid w:val="00F44AB8"/>
    <w:rsid w:val="00F453B6"/>
    <w:rsid w:val="00F47D9F"/>
    <w:rsid w:val="00F5381F"/>
    <w:rsid w:val="00F70530"/>
    <w:rsid w:val="00F801CE"/>
    <w:rsid w:val="00F96B73"/>
    <w:rsid w:val="00FA63A4"/>
    <w:rsid w:val="00FD1264"/>
    <w:rsid w:val="00FD4C27"/>
    <w:rsid w:val="00FF2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6CE8B"/>
  <w15:chartTrackingRefBased/>
  <w15:docId w15:val="{34EF3B04-61C7-46CC-995D-8C9094BD8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22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22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22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F22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F22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22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22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22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22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22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F22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F22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1F22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1F22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22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22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22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22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22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22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22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22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22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22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22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22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22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22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220E"/>
    <w:rPr>
      <w:b/>
      <w:bCs/>
      <w:smallCaps/>
      <w:color w:val="0F4761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sid w:val="00592577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64C8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4C8C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208B7"/>
    <w:rPr>
      <w:color w:val="666666"/>
    </w:rPr>
  </w:style>
  <w:style w:type="character" w:styleId="Strong">
    <w:name w:val="Strong"/>
    <w:basedOn w:val="DefaultParagraphFont"/>
    <w:uiPriority w:val="22"/>
    <w:qFormat/>
    <w:rsid w:val="008F4FD6"/>
    <w:rPr>
      <w:b/>
      <w:bCs/>
    </w:rPr>
  </w:style>
  <w:style w:type="character" w:styleId="Emphasis">
    <w:name w:val="Emphasis"/>
    <w:basedOn w:val="DefaultParagraphFont"/>
    <w:uiPriority w:val="20"/>
    <w:qFormat/>
    <w:rsid w:val="00940C77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856848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D1A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163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engineeringtoolbox.com/radiation-heat-transfer-d_431.html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courses.lumenlearning.com/suny-physics/chapter/14-7-radiation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sciencedirect.com/science/article/pii/S0370157323003770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bookdown.org/huckley/Physical_Processes_In_Ecosystems/heattransfer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0B0679-ADB9-4902-A9F8-8AFC811CB0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4248</TotalTime>
  <Pages>10</Pages>
  <Words>2323</Words>
  <Characters>13243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Rostyslav Liapkin</dc:creator>
  <cp:keywords/>
  <dc:description/>
  <cp:lastModifiedBy>Rostyslav Liapkin</cp:lastModifiedBy>
  <cp:revision>267</cp:revision>
  <dcterms:created xsi:type="dcterms:W3CDTF">2024-06-29T11:56:00Z</dcterms:created>
  <dcterms:modified xsi:type="dcterms:W3CDTF">2025-02-19T22:41:00Z</dcterms:modified>
</cp:coreProperties>
</file>